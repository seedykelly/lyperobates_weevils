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785AA" w14:textId="77777777" w:rsidR="002C0C50" w:rsidRDefault="00000000">
      <w:pPr>
        <w:pStyle w:val="Title"/>
      </w:pPr>
      <w:r>
        <w:t>Sexual size dimorphism and multivariate phenotypic selection in a flightless weevil</w:t>
      </w:r>
    </w:p>
    <w:p w14:paraId="11624E1D" w14:textId="77777777" w:rsidR="002C0C50" w:rsidRDefault="00000000">
      <w:pPr>
        <w:rPr>
          <w:rPrChange w:id="0" w:author="Clint Dale Kelly" w:date="2026-08-27T11:50:00Z" w16du:dateUtc="2026-08-27T15:50:00Z">
            <w:rPr>
              <w:rFonts w:asciiTheme="majorHAnsi" w:hAnsiTheme="majorHAnsi"/>
              <w:b/>
              <w:color w:val="000000" w:themeColor="text1"/>
              <w:sz w:val="32"/>
            </w:rPr>
          </w:rPrChange>
        </w:rPr>
      </w:pPr>
      <w:r>
        <w:br w:type="page"/>
      </w:r>
    </w:p>
    <w:p w14:paraId="035B6FFD" w14:textId="77777777" w:rsidR="002C0C50" w:rsidRDefault="00000000">
      <w:pPr>
        <w:pStyle w:val="Heading1"/>
      </w:pPr>
      <w:bookmarkStart w:id="1" w:name="abstract"/>
      <w:r>
        <w:lastRenderedPageBreak/>
        <w:t>Abstract</w:t>
      </w:r>
    </w:p>
    <w:p w14:paraId="65E3F6A4" w14:textId="77777777" w:rsidR="002C0C50" w:rsidRDefault="00000000">
      <w:pPr>
        <w:pStyle w:val="FirstParagraph"/>
      </w:pPr>
      <w:del w:id="2" w:author="Clint Dale Kelly" w:date="2026-08-27T11:50:00Z" w16du:dateUtc="2026-08-27T15:50:00Z">
        <w:r>
          <w:delText>Sexual</w:delText>
        </w:r>
      </w:del>
      <w:ins w:id="3" w:author="Clint Dale Kelly" w:date="2026-08-27T11:50:00Z" w16du:dateUtc="2026-08-27T15:50:00Z">
        <w:r>
          <w:t>Body</w:t>
        </w:r>
      </w:ins>
      <w:r>
        <w:t xml:space="preserve"> size </w:t>
      </w:r>
      <w:del w:id="4" w:author="Clint Dale Kelly" w:date="2026-08-27T11:50:00Z" w16du:dateUtc="2026-08-27T15:50:00Z">
        <w:r>
          <w:delText xml:space="preserve">dimorphism (SSD) </w:delText>
        </w:r>
      </w:del>
      <w:r>
        <w:t xml:space="preserve">can </w:t>
      </w:r>
      <w:del w:id="5" w:author="Clint Dale Kelly" w:date="2026-08-27T11:50:00Z" w16du:dateUtc="2026-08-27T15:50:00Z">
        <w:r>
          <w:delText>arise from sex differences in</w:delText>
        </w:r>
      </w:del>
      <w:ins w:id="6" w:author="Clint Dale Kelly" w:date="2026-08-27T11:50:00Z" w16du:dateUtc="2026-08-27T15:50:00Z">
        <w:r>
          <w:t>affect</w:t>
        </w:r>
      </w:ins>
      <w:r>
        <w:t xml:space="preserve"> fecundity</w:t>
      </w:r>
      <w:del w:id="7" w:author="Clint Dale Kelly" w:date="2026-08-27T11:50:00Z" w16du:dateUtc="2026-08-27T15:50:00Z">
        <w:r>
          <w:delText>, sexual</w:delText>
        </w:r>
      </w:del>
      <w:r>
        <w:t xml:space="preserve"> and </w:t>
      </w:r>
      <w:del w:id="8" w:author="Clint Dale Kelly" w:date="2026-08-27T11:50:00Z" w16du:dateUtc="2026-08-27T15:50:00Z">
        <w:r>
          <w:delText>viability</w:delText>
        </w:r>
      </w:del>
      <w:ins w:id="9" w:author="Clint Dale Kelly" w:date="2026-08-27T11:50:00Z" w16du:dateUtc="2026-08-27T15:50:00Z">
        <w:r>
          <w:t>access to mates in both sexes, yet field estimates of these components of</w:t>
        </w:r>
      </w:ins>
      <w:r>
        <w:t xml:space="preserve"> selection</w:t>
      </w:r>
      <w:del w:id="10" w:author="Clint Dale Kelly" w:date="2026-08-27T11:50:00Z" w16du:dateUtc="2026-08-27T15:50:00Z">
        <w:r>
          <w:delText xml:space="preserve">, but contemporary fitness measures do not necessarily reveal </w:delText>
        </w:r>
      </w:del>
      <w:ins w:id="11" w:author="Clint Dale Kelly" w:date="2026-08-27T11:50:00Z" w16du:dateUtc="2026-08-27T15:50:00Z">
        <w:r>
          <w:t xml:space="preserve"> are uncommon for females and males of </w:t>
        </w:r>
      </w:ins>
      <w:r>
        <w:t xml:space="preserve">the </w:t>
      </w:r>
      <w:del w:id="12" w:author="Clint Dale Kelly" w:date="2026-08-27T11:50:00Z" w16du:dateUtc="2026-08-27T15:50:00Z">
        <w:r>
          <w:delText>processes that produced dimorphism.</w:delText>
        </w:r>
      </w:del>
      <w:ins w:id="13" w:author="Clint Dale Kelly" w:date="2026-08-27T11:50:00Z" w16du:dateUtc="2026-08-27T15:50:00Z">
        <w:r>
          <w:t>same population.</w:t>
        </w:r>
      </w:ins>
      <w:r>
        <w:t xml:space="preserve"> I </w:t>
      </w:r>
      <w:del w:id="14" w:author="Clint Dale Kelly" w:date="2026-08-27T11:50:00Z" w16du:dateUtc="2026-08-27T15:50:00Z">
        <w:r>
          <w:delText>examined morphology, egg load, and pairing status in</w:delText>
        </w:r>
      </w:del>
      <w:ins w:id="15" w:author="Clint Dale Kelly" w:date="2026-08-27T11:50:00Z" w16du:dateUtc="2026-08-27T15:50:00Z">
        <w:r>
          <w:t>sampled paired and unpaired adults of</w:t>
        </w:r>
      </w:ins>
      <w:r>
        <w:t xml:space="preserve"> an undescribed flightless New Zealand weevil (</w:t>
      </w:r>
      <w:proofErr w:type="spellStart"/>
      <w:r>
        <w:rPr>
          <w:i/>
          <w:iCs/>
        </w:rPr>
        <w:t>Lyperobates</w:t>
      </w:r>
      <w:proofErr w:type="spellEnd"/>
      <w:r>
        <w:t xml:space="preserve"> sp. </w:t>
      </w:r>
      <w:del w:id="16" w:author="Clint Dale Kelly" w:date="2026-08-27T11:50:00Z" w16du:dateUtc="2026-08-27T15:50:00Z">
        <w:r>
          <w:delText>A), focusing on body and hind-leg length. Female body length was positively associated with the number of mature</w:delText>
        </w:r>
      </w:del>
      <w:ins w:id="17" w:author="Clint Dale Kelly" w:date="2026-08-27T11:50:00Z" w16du:dateUtc="2026-08-27T15:50:00Z">
        <w:r>
          <w:t>A) and examined body length, hind leg length, pairing status, female egg load, sexual dimorphism, and size assortment. Females were larger than males in both morphological traits, and longer females carried more</w:t>
        </w:r>
      </w:ins>
      <w:r>
        <w:t xml:space="preserve"> eggs</w:t>
      </w:r>
      <w:del w:id="18" w:author="Clint Dale Kelly" w:date="2026-08-27T11:50:00Z" w16du:dateUtc="2026-08-27T15:50:00Z">
        <w:r>
          <w:delText xml:space="preserve"> present at dissection</w:delText>
        </w:r>
      </w:del>
      <w:r>
        <w:t xml:space="preserve">, consistent with fecundity selection </w:t>
      </w:r>
      <w:proofErr w:type="spellStart"/>
      <w:r>
        <w:t>favouring</w:t>
      </w:r>
      <w:proofErr w:type="spellEnd"/>
      <w:r>
        <w:t xml:space="preserve"> </w:t>
      </w:r>
      <w:del w:id="19" w:author="Clint Dale Kelly" w:date="2026-08-27T11:50:00Z" w16du:dateUtc="2026-08-27T15:50:00Z">
        <w:r>
          <w:delText>larger females, although egg load does not measure lifetime reproductive output. Directional selection gradients based on pairing status were qualitatively similar in</w:delText>
        </w:r>
      </w:del>
      <w:ins w:id="20" w:author="Clint Dale Kelly" w:date="2026-08-27T11:50:00Z" w16du:dateUtc="2026-08-27T15:50:00Z">
        <w:r>
          <w:t>greater female size. In</w:t>
        </w:r>
      </w:ins>
      <w:r>
        <w:t xml:space="preserve"> both sexes</w:t>
      </w:r>
      <w:del w:id="21" w:author="Clint Dale Kelly" w:date="2026-08-27T11:50:00Z" w16du:dateUtc="2026-08-27T15:50:00Z">
        <w:r>
          <w:delText>:</w:delText>
        </w:r>
      </w:del>
      <w:ins w:id="22" w:author="Clint Dale Kelly" w:date="2026-08-27T11:50:00Z" w16du:dateUtc="2026-08-27T15:50:00Z">
        <w:r>
          <w:t>,</w:t>
        </w:r>
      </w:ins>
      <w:r>
        <w:t xml:space="preserve"> body length was positively associated </w:t>
      </w:r>
      <w:del w:id="23" w:author="Clint Dale Kelly" w:date="2026-08-27T11:50:00Z" w16du:dateUtc="2026-08-27T15:50:00Z">
        <w:r>
          <w:delText>with pairing status, whereas</w:delText>
        </w:r>
      </w:del>
      <w:ins w:id="24" w:author="Clint Dale Kelly" w:date="2026-08-27T11:50:00Z" w16du:dateUtc="2026-08-27T15:50:00Z">
        <w:r>
          <w:t>and</w:t>
        </w:r>
      </w:ins>
      <w:r>
        <w:t xml:space="preserve"> hind</w:t>
      </w:r>
      <w:del w:id="25" w:author="Clint Dale Kelly" w:date="2026-08-27T11:50:00Z" w16du:dateUtc="2026-08-27T15:50:00Z">
        <w:r>
          <w:delText>-</w:delText>
        </w:r>
      </w:del>
      <w:ins w:id="26" w:author="Clint Dale Kelly" w:date="2026-08-27T11:50:00Z" w16du:dateUtc="2026-08-27T15:50:00Z">
        <w:r>
          <w:t xml:space="preserve"> </w:t>
        </w:r>
      </w:ins>
      <w:r>
        <w:t xml:space="preserve">leg length </w:t>
      </w:r>
      <w:del w:id="27" w:author="Clint Dale Kelly" w:date="2026-08-27T11:50:00Z" w16du:dateUtc="2026-08-27T15:50:00Z">
        <w:r>
          <w:delText xml:space="preserve">was </w:delText>
        </w:r>
      </w:del>
      <w:r>
        <w:t xml:space="preserve">negatively associated with </w:t>
      </w:r>
      <w:del w:id="28" w:author="Clint Dale Kelly" w:date="2026-08-27T11:50:00Z" w16du:dateUtc="2026-08-27T15:50:00Z">
        <w:r>
          <w:delText>it. Thus, females and males did not experience opposing directional selection regimes.</w:delText>
        </w:r>
      </w:del>
      <w:ins w:id="29" w:author="Clint Dale Kelly" w:date="2026-08-27T11:50:00Z" w16du:dateUtc="2026-08-27T15:50:00Z">
        <w:r>
          <w:t>observed pairing status.</w:t>
        </w:r>
      </w:ins>
      <w:r>
        <w:t xml:space="preserve"> The male analysis </w:t>
      </w:r>
      <w:ins w:id="30" w:author="Clint Dale Kelly" w:date="2026-08-27T11:50:00Z" w16du:dateUtc="2026-08-27T15:50:00Z">
        <w:r>
          <w:t xml:space="preserve">also </w:t>
        </w:r>
      </w:ins>
      <w:r>
        <w:t xml:space="preserve">supported nonlinear and correlational selection, with the highest predicted pairing probability among </w:t>
      </w:r>
      <w:del w:id="31" w:author="Clint Dale Kelly" w:date="2026-08-27T11:50:00Z" w16du:dateUtc="2026-08-27T15:50:00Z">
        <w:r>
          <w:delText xml:space="preserve">males combining </w:delText>
        </w:r>
      </w:del>
      <w:r>
        <w:t>relatively large</w:t>
      </w:r>
      <w:del w:id="32" w:author="Clint Dale Kelly" w:date="2026-08-27T11:50:00Z" w16du:dateUtc="2026-08-27T15:50:00Z">
        <w:r>
          <w:delText xml:space="preserve"> bodies with</w:delText>
        </w:r>
      </w:del>
      <w:ins w:id="33" w:author="Clint Dale Kelly" w:date="2026-08-27T11:50:00Z" w16du:dateUtc="2026-08-27T15:50:00Z">
        <w:r>
          <w:t>-bodied,</w:t>
        </w:r>
      </w:ins>
      <w:r>
        <w:t xml:space="preserve"> short</w:t>
      </w:r>
      <w:del w:id="34" w:author="Clint Dale Kelly" w:date="2026-08-27T11:50:00Z" w16du:dateUtc="2026-08-27T15:50:00Z">
        <w:r>
          <w:delText xml:space="preserve"> legs. However, a</w:delText>
        </w:r>
      </w:del>
      <w:ins w:id="35" w:author="Clint Dale Kelly" w:date="2026-08-27T11:50:00Z" w16du:dateUtc="2026-08-27T15:50:00Z">
        <w:r>
          <w:t>-legged males. A</w:t>
        </w:r>
      </w:ins>
      <w:r>
        <w:t xml:space="preserve"> pooled </w:t>
      </w:r>
      <w:del w:id="36" w:author="Clint Dale Kelly" w:date="2026-08-27T11:50:00Z" w16du:dateUtc="2026-08-27T15:50:00Z">
        <w:r>
          <w:delText>analysis provided little evidence</w:delText>
        </w:r>
      </w:del>
      <w:ins w:id="37" w:author="Clint Dale Kelly" w:date="2026-08-27T11:50:00Z" w16du:dateUtc="2026-08-27T15:50:00Z">
        <w:r>
          <w:t>comparison, however, did not clearly demonstrate</w:t>
        </w:r>
      </w:ins>
      <w:r>
        <w:t xml:space="preserve"> that </w:t>
      </w:r>
      <w:del w:id="38" w:author="Clint Dale Kelly" w:date="2026-08-27T11:50:00Z" w16du:dateUtc="2026-08-27T15:50:00Z">
        <w:r>
          <w:delText>the body length × leg length</w:delText>
        </w:r>
      </w:del>
      <w:ins w:id="39" w:author="Clint Dale Kelly" w:date="2026-08-27T11:50:00Z" w16du:dateUtc="2026-08-27T15:50:00Z">
        <w:r>
          <w:t>this correlational</w:t>
        </w:r>
      </w:ins>
      <w:r>
        <w:t xml:space="preserve"> association differed between the sexes</w:t>
      </w:r>
      <w:del w:id="40" w:author="Clint Dale Kelly" w:date="2026-08-27T11:50:00Z" w16du:dateUtc="2026-08-27T15:50:00Z">
        <w:r>
          <w:delText>, so this contrast should not be interpreted as male-specific correlational selection. Females were larger than males in both traits, and body</w:delText>
        </w:r>
      </w:del>
      <w:ins w:id="41" w:author="Clint Dale Kelly" w:date="2026-08-27T11:50:00Z" w16du:dateUtc="2026-08-27T15:50:00Z">
        <w:r>
          <w:t>. Body</w:t>
        </w:r>
      </w:ins>
      <w:r>
        <w:t xml:space="preserve"> length was not assortative </w:t>
      </w:r>
      <w:del w:id="42" w:author="Clint Dale Kelly" w:date="2026-08-27T11:50:00Z" w16du:dateUtc="2026-08-27T15:50:00Z">
        <w:r>
          <w:delText>among</w:delText>
        </w:r>
      </w:del>
      <w:ins w:id="43" w:author="Clint Dale Kelly" w:date="2026-08-27T11:50:00Z" w16du:dateUtc="2026-08-27T15:50:00Z">
        <w:r>
          <w:t>within</w:t>
        </w:r>
      </w:ins>
      <w:r>
        <w:t xml:space="preserve"> the 25 observed pairs. </w:t>
      </w:r>
      <w:del w:id="44" w:author="Clint Dale Kelly" w:date="2026-08-27T11:50:00Z" w16du:dateUtc="2026-08-27T15:50:00Z">
        <w:r>
          <w:delText xml:space="preserve">Because pairing status was measured during a single sampling period, it may reflect encounter, mounting, or attachment </w:delText>
        </w:r>
        <w:r>
          <w:lastRenderedPageBreak/>
          <w:delText>duration rather than lifetime mating or reproductive success. These results document female-biased SSD and similar contemporary directional pairing-status selection in both sexes, but do not establish that the measured selection components caused or currently maintain the dimorphism</w:delText>
        </w:r>
      </w:del>
      <w:ins w:id="45" w:author="Clint Dale Kelly" w:date="2026-08-27T11:50:00Z" w16du:dateUtc="2026-08-27T15:50:00Z">
        <w:r>
          <w:t>These results reveal size-dependent nonrandom pairing in both sexes and a fecundity-related advantage of female body size. They show that contemporary components of selection may contribute to female-biased dimorphism without mapping simply onto the magnitude of the observed sex differences</w:t>
        </w:r>
      </w:ins>
      <w:r>
        <w:t>.</w:t>
      </w:r>
    </w:p>
    <w:p w14:paraId="7579DCD6" w14:textId="77777777" w:rsidR="002C0C50" w:rsidRDefault="00000000">
      <w:pPr>
        <w:rPr>
          <w:ins w:id="46" w:author="Clint Dale Kelly" w:date="2026-08-27T11:50:00Z" w16du:dateUtc="2026-08-27T15:50:00Z"/>
        </w:rPr>
      </w:pPr>
      <w:ins w:id="47" w:author="Clint Dale Kelly" w:date="2026-08-27T11:50:00Z" w16du:dateUtc="2026-08-27T15:50:00Z">
        <w:r>
          <w:br w:type="page"/>
        </w:r>
      </w:ins>
    </w:p>
    <w:p w14:paraId="5F19EB83" w14:textId="77777777" w:rsidR="002C0C50" w:rsidRDefault="00000000">
      <w:pPr>
        <w:pStyle w:val="Heading1"/>
      </w:pPr>
      <w:bookmarkStart w:id="48" w:name="introduction"/>
      <w:bookmarkEnd w:id="1"/>
      <w:r>
        <w:lastRenderedPageBreak/>
        <w:t>Introduction</w:t>
      </w:r>
    </w:p>
    <w:p w14:paraId="006CDE7B" w14:textId="77777777" w:rsidR="002C0C50" w:rsidRDefault="00000000">
      <w:pPr>
        <w:pStyle w:val="FirstParagraph"/>
      </w:pPr>
      <w:r>
        <w:t>Sexual size dimorphism (SSD) is a widespread and evolutionarily significant feature of animal morphology (Darwin, 1871; Fairbairn et al., 2007). Its direction and magnitude can reflect sex-specific fecundity and sexual selection, as well as viability selection, ecological divergence, developmental processes, and genetic constraints or correlations between the sexes (</w:t>
      </w:r>
      <w:proofErr w:type="spellStart"/>
      <w:r>
        <w:t>Blanckenhorn</w:t>
      </w:r>
      <w:proofErr w:type="spellEnd"/>
      <w:r>
        <w:t xml:space="preserve">, 2000; Fairbairn, 1997; Fairbairn et al., 2007). </w:t>
      </w:r>
      <w:del w:id="49" w:author="Clint Dale Kelly" w:date="2026-08-27T11:50:00Z" w16du:dateUtc="2026-08-27T15:50:00Z">
        <w:r>
          <w:delText>In many species, male-biased SSD is associated with sexual selection arising from male–male competition or female choice (Andersson, 1994), whereas female-biased SSD</w:delText>
        </w:r>
      </w:del>
      <w:ins w:id="50" w:author="Clint Dale Kelly" w:date="2026-08-27T11:50:00Z" w16du:dateUtc="2026-08-27T15:50:00Z">
        <w:r>
          <w:t>Female-biased SSD is particularly common among insects and</w:t>
        </w:r>
      </w:ins>
      <w:r>
        <w:t xml:space="preserve"> is often associated with fecundity selection because larger females can produce or carry more eggs (</w:t>
      </w:r>
      <w:proofErr w:type="spellStart"/>
      <w:r>
        <w:t>Blanckenhorn</w:t>
      </w:r>
      <w:proofErr w:type="spellEnd"/>
      <w:r>
        <w:t xml:space="preserve">, 2005; Honek, 1993; Kingsolver &amp; Pfennig, 2004; </w:t>
      </w:r>
      <w:proofErr w:type="spellStart"/>
      <w:r>
        <w:t>Pincheira</w:t>
      </w:r>
      <w:proofErr w:type="spellEnd"/>
      <w:r>
        <w:t xml:space="preserve">-Donoso &amp; Hunt, 2017; Zhu et al., 2025). </w:t>
      </w:r>
      <w:del w:id="51" w:author="Clint Dale Kelly" w:date="2026-08-27T11:50:00Z" w16du:dateUtc="2026-08-27T15:50:00Z">
        <w:r>
          <w:delText>Nevertheless, a</w:delText>
        </w:r>
      </w:del>
      <w:ins w:id="52" w:author="Clint Dale Kelly" w:date="2026-08-27T11:50:00Z" w16du:dateUtc="2026-08-27T15:50:00Z">
        <w:r>
          <w:t>A</w:t>
        </w:r>
      </w:ins>
      <w:r>
        <w:t xml:space="preserve"> positive </w:t>
      </w:r>
      <w:ins w:id="53" w:author="Clint Dale Kelly" w:date="2026-08-27T11:50:00Z" w16du:dateUtc="2026-08-27T15:50:00Z">
        <w:r>
          <w:t xml:space="preserve">size–fecundity </w:t>
        </w:r>
      </w:ins>
      <w:r>
        <w:t>relationship</w:t>
      </w:r>
      <w:del w:id="54" w:author="Clint Dale Kelly" w:date="2026-08-27T11:50:00Z" w16du:dateUtc="2026-08-27T15:50:00Z">
        <w:r>
          <w:delText xml:space="preserve"> between female body length and fecundity </w:delText>
        </w:r>
      </w:del>
      <w:ins w:id="55" w:author="Clint Dale Kelly" w:date="2026-08-27T11:50:00Z" w16du:dateUtc="2026-08-27T15:50:00Z">
        <w:r>
          <w:t xml:space="preserve">, however, </w:t>
        </w:r>
      </w:ins>
      <w:r>
        <w:t>does not</w:t>
      </w:r>
      <w:del w:id="56" w:author="Clint Dale Kelly" w:date="2026-08-27T11:50:00Z" w16du:dateUtc="2026-08-27T15:50:00Z">
        <w:r>
          <w:delText>, on its own,</w:delText>
        </w:r>
      </w:del>
      <w:ins w:id="57" w:author="Clint Dale Kelly" w:date="2026-08-27T11:50:00Z" w16du:dateUtc="2026-08-27T15:50:00Z">
        <w:r>
          <w:t xml:space="preserve"> by itself</w:t>
        </w:r>
      </w:ins>
      <w:r>
        <w:t xml:space="preserve"> demonstrate that fecundity selection produced SSD. Dimorphism is an evolved outcome of selection acting across generations, whereas estimates from </w:t>
      </w:r>
      <w:del w:id="58" w:author="Clint Dale Kelly" w:date="2026-08-27T11:50:00Z" w16du:dateUtc="2026-08-27T15:50:00Z">
        <w:r>
          <w:delText>a single</w:delText>
        </w:r>
      </w:del>
      <w:ins w:id="59" w:author="Clint Dale Kelly" w:date="2026-08-27T11:50:00Z" w16du:dateUtc="2026-08-27T15:50:00Z">
        <w:r>
          <w:t>one</w:t>
        </w:r>
      </w:ins>
      <w:r>
        <w:t xml:space="preserve"> population and </w:t>
      </w:r>
      <w:del w:id="60" w:author="Clint Dale Kelly" w:date="2026-08-27T11:50:00Z" w16du:dateUtc="2026-08-27T15:50:00Z">
        <w:r>
          <w:delText>time</w:delText>
        </w:r>
      </w:del>
      <w:ins w:id="61" w:author="Clint Dale Kelly" w:date="2026-08-27T11:50:00Z" w16du:dateUtc="2026-08-27T15:50:00Z">
        <w:r>
          <w:t>sampling</w:t>
        </w:r>
      </w:ins>
      <w:r>
        <w:t xml:space="preserve"> period describe contemporary</w:t>
      </w:r>
      <w:del w:id="62" w:author="Clint Dale Kelly" w:date="2026-08-27T11:50:00Z" w16du:dateUtc="2026-08-27T15:50:00Z">
        <w:r>
          <w:delText xml:space="preserve"> phenotypic</w:delText>
        </w:r>
      </w:del>
      <w:r>
        <w:t xml:space="preserve"> associations with </w:t>
      </w:r>
      <w:proofErr w:type="gramStart"/>
      <w:r>
        <w:t>particular components</w:t>
      </w:r>
      <w:proofErr w:type="gramEnd"/>
      <w:r>
        <w:t xml:space="preserve"> of fitness.</w:t>
      </w:r>
    </w:p>
    <w:p w14:paraId="6B9FB8A6" w14:textId="77777777" w:rsidR="002C0C50" w:rsidRDefault="00000000">
      <w:pPr>
        <w:pStyle w:val="BodyText"/>
        <w:rPr>
          <w:ins w:id="63" w:author="Clint Dale Kelly" w:date="2026-08-27T11:50:00Z" w16du:dateUtc="2026-08-27T15:50:00Z"/>
        </w:rPr>
      </w:pPr>
      <w:ins w:id="64" w:author="Clint Dale Kelly" w:date="2026-08-27T11:50:00Z" w16du:dateUtc="2026-08-27T15:50:00Z">
        <w:r>
          <w:t xml:space="preserve">Sexual selection on body size can also operate in either sex. When female fecundity increases with size, males may benefit by preferentially courting, mounting, or investing in larger females (Bonduriansky, 2001). In the curculionid beetle </w:t>
        </w:r>
        <w:proofErr w:type="spellStart"/>
        <w:r>
          <w:rPr>
            <w:i/>
            <w:iCs/>
          </w:rPr>
          <w:t>Diaprepes</w:t>
        </w:r>
        <w:proofErr w:type="spellEnd"/>
        <w:r>
          <w:rPr>
            <w:i/>
            <w:iCs/>
          </w:rPr>
          <w:t xml:space="preserve"> </w:t>
        </w:r>
        <w:proofErr w:type="spellStart"/>
        <w:r>
          <w:rPr>
            <w:i/>
            <w:iCs/>
          </w:rPr>
          <w:t>abbreviatus</w:t>
        </w:r>
        <w:proofErr w:type="spellEnd"/>
        <w:r>
          <w:t>, for example, males preferred larger, more fecund females, females accepted large males more readily, and competition contributed to size-assortative mating (Harari et al., 1999). Nonrandom pairing by size may therefore reflect female choice, male choice, mutual choice, competition, or some combination of these processes.</w:t>
        </w:r>
      </w:ins>
    </w:p>
    <w:p w14:paraId="697B9956" w14:textId="77777777" w:rsidR="002C0C50" w:rsidRDefault="00000000">
      <w:pPr>
        <w:pStyle w:val="BodyText"/>
        <w:rPr>
          <w:ins w:id="65" w:author="Clint Dale Kelly" w:date="2026-08-27T11:50:00Z" w16du:dateUtc="2026-08-27T15:50:00Z"/>
        </w:rPr>
      </w:pPr>
      <w:ins w:id="66" w:author="Clint Dale Kelly" w:date="2026-08-27T11:50:00Z" w16du:dateUtc="2026-08-27T15:50:00Z">
        <w:r>
          <w:lastRenderedPageBreak/>
          <w:t xml:space="preserve">The sexes nevertheless share most of their genome, which can constrain independent responses to sex-specific selection. Experimental work on the seed beetle </w:t>
        </w:r>
        <w:proofErr w:type="spellStart"/>
        <w:r>
          <w:rPr>
            <w:i/>
            <w:iCs/>
          </w:rPr>
          <w:t>Callosobruchus</w:t>
        </w:r>
        <w:proofErr w:type="spellEnd"/>
        <w:r>
          <w:rPr>
            <w:i/>
            <w:iCs/>
          </w:rPr>
          <w:t xml:space="preserve"> maculatus</w:t>
        </w:r>
        <w:r>
          <w:t xml:space="preserve"> revealed a strong intersexual autosomal genetic correlation for body size, while sex-linked variance enabled SSD to respond to selection (Kaufmann et al., 2021). Inbreeding can further alter phenotype–fitness relationships by exposing deleterious recessive variants; for example, six generations of full-sib mating in </w:t>
        </w:r>
        <w:r>
          <w:rPr>
            <w:i/>
            <w:iCs/>
          </w:rPr>
          <w:t xml:space="preserve">Tribolium </w:t>
        </w:r>
        <w:proofErr w:type="spellStart"/>
        <w:r>
          <w:rPr>
            <w:i/>
            <w:iCs/>
          </w:rPr>
          <w:t>castaneum</w:t>
        </w:r>
        <w:proofErr w:type="spellEnd"/>
        <w:r>
          <w:t xml:space="preserve"> reduced male body size, testis size, sperm length, lifespan, and reproductive output (Vasudeva et al., 2025). Population structure, relatedness, and genetic load could consequently influence sex-specific morphology and fitness, although evaluating those mechanisms requires pedigree or genomic information.</w:t>
        </w:r>
      </w:ins>
    </w:p>
    <w:p w14:paraId="45B66629" w14:textId="77777777" w:rsidR="002C0C50" w:rsidRDefault="00000000">
      <w:pPr>
        <w:pStyle w:val="BodyText"/>
      </w:pPr>
      <w:r>
        <w:t xml:space="preserve">When sexual selection </w:t>
      </w:r>
      <w:proofErr w:type="spellStart"/>
      <w:r>
        <w:t>favours</w:t>
      </w:r>
      <w:proofErr w:type="spellEnd"/>
      <w:r>
        <w:t xml:space="preserve"> increased male body length, as often occurs under male–male contest competition, male-biased SSD may evolve, or female-biased SSD may be reduced (Andersson, 1994; Emlen &amp; Oring, 1977). Conversely, female-biased SSD has sometimes been attributed to weak sexual selection on males or to selection </w:t>
      </w:r>
      <w:proofErr w:type="spellStart"/>
      <w:r>
        <w:t>favouring</w:t>
      </w:r>
      <w:proofErr w:type="spellEnd"/>
      <w:r>
        <w:t xml:space="preserve"> smaller, more mobile males (Fairbairn et al., 2007; </w:t>
      </w:r>
      <w:proofErr w:type="spellStart"/>
      <w:r>
        <w:t>Ghiselin</w:t>
      </w:r>
      <w:proofErr w:type="spellEnd"/>
      <w:r>
        <w:t>, 1974). Scramble-competition polygyny is frequently invoked in this context because male reproductive success can depend on locating and securing females rather than defending resources (Andersson, 1994; Moya-</w:t>
      </w:r>
      <w:proofErr w:type="spellStart"/>
      <w:r>
        <w:t>Laraño</w:t>
      </w:r>
      <w:proofErr w:type="spellEnd"/>
      <w:r>
        <w:t xml:space="preserve"> et al., 2002). Smaller males, or males with locomotor morphology that facilitates mate searching, have higher mating success in some systems, including Japanese beetles (</w:t>
      </w:r>
      <w:r>
        <w:rPr>
          <w:i/>
          <w:iCs/>
        </w:rPr>
        <w:t>Popillia japonica</w:t>
      </w:r>
      <w:r>
        <w:t xml:space="preserve">) and Cook </w:t>
      </w:r>
      <w:proofErr w:type="gramStart"/>
      <w:r>
        <w:t>Strait</w:t>
      </w:r>
      <w:proofErr w:type="gramEnd"/>
      <w:r>
        <w:t xml:space="preserve"> giant </w:t>
      </w:r>
      <w:proofErr w:type="spellStart"/>
      <w:r>
        <w:t>weta</w:t>
      </w:r>
      <w:proofErr w:type="spellEnd"/>
      <w:r>
        <w:t xml:space="preserve"> (</w:t>
      </w:r>
      <w:proofErr w:type="spellStart"/>
      <w:r>
        <w:rPr>
          <w:i/>
          <w:iCs/>
        </w:rPr>
        <w:t>Deinacrida</w:t>
      </w:r>
      <w:proofErr w:type="spellEnd"/>
      <w:r>
        <w:rPr>
          <w:i/>
          <w:iCs/>
        </w:rPr>
        <w:t xml:space="preserve"> rugosa</w:t>
      </w:r>
      <w:r>
        <w:t xml:space="preserve">) (Kelly et al., 2008; Kelly, 2020; Kelly &amp; Gwynne, 2023). Comparative evidence, however, shows that larger males are also </w:t>
      </w:r>
      <w:proofErr w:type="spellStart"/>
      <w:r>
        <w:t>favoured</w:t>
      </w:r>
      <w:proofErr w:type="spellEnd"/>
      <w:r>
        <w:t xml:space="preserve"> in many scramble-competitive arthropods (Herberstein et al., 2017). The direction of selection on male morphology therefore cannot be inferred from a broad mating-system label alone, especially when mate searching and pair formation have not been observed directly.</w:t>
      </w:r>
    </w:p>
    <w:p w14:paraId="017A1EA5" w14:textId="77777777" w:rsidR="002C0C50" w:rsidRDefault="00000000">
      <w:pPr>
        <w:pStyle w:val="BodyText"/>
      </w:pPr>
      <w:r>
        <w:lastRenderedPageBreak/>
        <w:t xml:space="preserve">Multivariate analyses are important because the association between one trait and a fitness component can depend on other traits (Brodie et al., 1995; Lande &amp; Arnold, 1983; Phillips &amp; Arnold, 1989). For example, body length may influence competitive ability or persistence, whereas leg length may influence movement or the ability to remain attached to a female. Directional gradients describe </w:t>
      </w:r>
      <w:del w:id="67" w:author="Clint Dale Kelly" w:date="2026-08-27T11:50:00Z" w16du:dateUtc="2026-08-27T15:50:00Z">
        <w:r>
          <w:delText xml:space="preserve">the </w:delText>
        </w:r>
      </w:del>
      <w:r>
        <w:t xml:space="preserve">average </w:t>
      </w:r>
      <w:del w:id="68" w:author="Clint Dale Kelly" w:date="2026-08-27T11:50:00Z" w16du:dateUtc="2026-08-27T15:50:00Z">
        <w:r>
          <w:delText>slope</w:delText>
        </w:r>
      </w:del>
      <w:ins w:id="69" w:author="Clint Dale Kelly" w:date="2026-08-27T11:50:00Z" w16du:dateUtc="2026-08-27T15:50:00Z">
        <w:r>
          <w:t>slopes</w:t>
        </w:r>
      </w:ins>
      <w:r>
        <w:t xml:space="preserve"> of the phenotype–fitness relationship, while quadratic and correlational gradients describe </w:t>
      </w:r>
      <w:del w:id="70" w:author="Clint Dale Kelly" w:date="2026-08-27T11:50:00Z" w16du:dateUtc="2026-08-27T15:50:00Z">
        <w:r>
          <w:delText xml:space="preserve">the </w:delText>
        </w:r>
      </w:del>
      <w:r>
        <w:t>curvature and dependence between traits. These latter components may reveal combinations of morphology associated with high fitness even when the directional gradients for individual traits appear similar between groups.</w:t>
      </w:r>
    </w:p>
    <w:p w14:paraId="44F65B0F" w14:textId="77777777" w:rsidR="002C0C50" w:rsidRDefault="00000000">
      <w:pPr>
        <w:pStyle w:val="BodyText"/>
      </w:pPr>
      <w:r>
        <w:t xml:space="preserve">Assortative mating provides a related but distinct perspective on how morphology structures mating interactions. Positive assortment occurs when individuals with similar trait values pair more often than expected, whereas negative assortment occurs when dissimilar individuals pair preferentially (Crespi, 1989; Jiang et al., 2013). </w:t>
      </w:r>
      <w:del w:id="71" w:author="Clint Dale Kelly" w:date="2026-08-27T11:50:00Z" w16du:dateUtc="2026-08-27T15:50:00Z">
        <w:r>
          <w:delText>Assortment</w:delText>
        </w:r>
      </w:del>
      <w:ins w:id="72" w:author="Clint Dale Kelly" w:date="2026-08-27T11:50:00Z" w16du:dateUtc="2026-08-27T15:50:00Z">
        <w:r>
          <w:t>Assortment may arise through mutual mate choice, one-sex choice, competition, spatial or temporal covariation, and mechanical compatibility. It</w:t>
        </w:r>
      </w:ins>
      <w:r>
        <w:t xml:space="preserve"> can influence the covariance between male and female phenotypes, alter the distribution of mating success, and thereby affect the opportunity for sexual selection and the evolutionary dynamics of sexually dimorphic traits (McDonald &amp; </w:t>
      </w:r>
      <w:proofErr w:type="spellStart"/>
      <w:r>
        <w:t>Pizzari</w:t>
      </w:r>
      <w:proofErr w:type="spellEnd"/>
      <w:r>
        <w:t xml:space="preserve">, 2016). </w:t>
      </w:r>
      <w:del w:id="73" w:author="Clint Dale Kelly" w:date="2026-08-27T11:50:00Z" w16du:dateUtc="2026-08-27T15:50:00Z">
        <w:r>
          <w:delText>An</w:delText>
        </w:r>
      </w:del>
      <w:ins w:id="74" w:author="Clint Dale Kelly" w:date="2026-08-27T11:50:00Z" w16du:dateUtc="2026-08-27T15:50:00Z">
        <w:r>
          <w:t>The</w:t>
        </w:r>
      </w:ins>
      <w:r>
        <w:t xml:space="preserve"> absence of assortment does not imply an absence of selection on morphology: a trait may affect whether an individual is paired without determining its partner’s phenotype.</w:t>
      </w:r>
    </w:p>
    <w:p w14:paraId="3A10345B" w14:textId="77777777" w:rsidR="002C0C50" w:rsidRDefault="00000000">
      <w:pPr>
        <w:pStyle w:val="BodyText"/>
      </w:pPr>
      <w:r>
        <w:t>Weevils (</w:t>
      </w:r>
      <w:proofErr w:type="spellStart"/>
      <w:r>
        <w:t>Curculionoidea</w:t>
      </w:r>
      <w:proofErr w:type="spellEnd"/>
      <w:r>
        <w:t xml:space="preserve">) encompass substantial ecological and mating-system diversity across approximately 62,000 species (Haran et al., 2023), including around 1,500 species </w:t>
      </w:r>
      <w:proofErr w:type="gramStart"/>
      <w:r>
        <w:t>endemic</w:t>
      </w:r>
      <w:proofErr w:type="gramEnd"/>
      <w:r>
        <w:t xml:space="preserve"> to New Zealand (</w:t>
      </w:r>
      <w:proofErr w:type="gramStart"/>
      <w:r>
        <w:t>May,</w:t>
      </w:r>
      <w:proofErr w:type="gramEnd"/>
      <w:r>
        <w:t xml:space="preserve"> 1993; see also Brown, 2017). </w:t>
      </w:r>
      <w:proofErr w:type="spellStart"/>
      <w:r>
        <w:rPr>
          <w:i/>
          <w:iCs/>
        </w:rPr>
        <w:t>Lyperobates</w:t>
      </w:r>
      <w:proofErr w:type="spellEnd"/>
      <w:r>
        <w:t xml:space="preserve"> are flightless, ground-dwelling New Zealand weevils typically associated with alpine and subalpine habitats (</w:t>
      </w:r>
      <w:r>
        <w:fldChar w:fldCharType="begin"/>
      </w:r>
      <w:r>
        <w:instrText>HYPERLINK \l "fig-one" \h</w:instrText>
      </w:r>
      <w:r>
        <w:fldChar w:fldCharType="separate"/>
      </w:r>
      <w:r>
        <w:rPr>
          <w:rStyle w:val="Hyperlink"/>
        </w:rPr>
        <w:t>Figure</w:t>
      </w:r>
      <w:del w:id="75" w:author="Clint Dale Kelly" w:date="2026-08-27T11:50:00Z" w16du:dateUtc="2026-08-27T15:50:00Z">
        <w:r w:rsidR="002926C5">
          <w:rPr>
            <w:rStyle w:val="Hyperlink"/>
          </w:rPr>
          <w:delText xml:space="preserve"> </w:delText>
        </w:r>
      </w:del>
      <w:ins w:id="76" w:author="Clint Dale Kelly" w:date="2026-08-27T11:50:00Z" w16du:dateUtc="2026-08-27T15:50:00Z">
        <w:r>
          <w:rPr>
            <w:rStyle w:val="Hyperlink"/>
          </w:rPr>
          <w:t> </w:t>
        </w:r>
      </w:ins>
      <w:r>
        <w:rPr>
          <w:rStyle w:val="Hyperlink"/>
        </w:rPr>
        <w:t>1</w:t>
      </w:r>
      <w:r>
        <w:fldChar w:fldCharType="end"/>
      </w:r>
      <w:del w:id="77" w:author="Clint Dale Kelly" w:date="2026-08-27T11:50:00Z" w16du:dateUtc="2026-08-27T15:50:00Z">
        <w:r>
          <w:delText>). The study population was nocturnally active;</w:delText>
        </w:r>
      </w:del>
      <w:ins w:id="78" w:author="Clint Dale Kelly" w:date="2026-08-27T11:50:00Z" w16du:dateUtc="2026-08-27T15:50:00Z">
        <w:r>
          <w:t xml:space="preserve">). This poorly known taxon offers an informative field </w:t>
        </w:r>
        <w:r>
          <w:lastRenderedPageBreak/>
          <w:t>system because paired and unpaired adults of both sexes can be sampled under the same conditions, while flightlessness makes body and leg morphology plausible contributors to mate searching and attachment. The study population was nocturnally active,</w:t>
        </w:r>
      </w:ins>
      <w:r>
        <w:t xml:space="preserve"> individuals were commonly found on </w:t>
      </w:r>
      <w:proofErr w:type="spellStart"/>
      <w:r>
        <w:t>kawakawa</w:t>
      </w:r>
      <w:proofErr w:type="spellEnd"/>
      <w:r>
        <w:t xml:space="preserve"> (</w:t>
      </w:r>
      <w:r>
        <w:rPr>
          <w:i/>
          <w:iCs/>
        </w:rPr>
        <w:t xml:space="preserve">Piper </w:t>
      </w:r>
      <w:proofErr w:type="spellStart"/>
      <w:r>
        <w:rPr>
          <w:i/>
          <w:iCs/>
        </w:rPr>
        <w:t>excelsum</w:t>
      </w:r>
      <w:proofErr w:type="spellEnd"/>
      <w:r>
        <w:t xml:space="preserve">), and males were sometimes observed mounted on females for extended periods. </w:t>
      </w:r>
      <w:del w:id="79" w:author="Clint Dale Kelly" w:date="2026-08-27T11:50:00Z" w16du:dateUtc="2026-08-27T15:50:00Z">
        <w:r>
          <w:delText>I did not observe</w:delText>
        </w:r>
      </w:del>
      <w:ins w:id="80" w:author="Clint Dale Kelly" w:date="2026-08-27T11:50:00Z" w16du:dateUtc="2026-08-27T15:50:00Z">
        <w:r>
          <w:t>No systematic observations were collected on mating duration, remating frequency,</w:t>
        </w:r>
      </w:ins>
      <w:r>
        <w:t xml:space="preserve"> pair formation, </w:t>
      </w:r>
      <w:del w:id="81" w:author="Clint Dale Kelly" w:date="2026-08-27T11:50:00Z" w16du:dateUtc="2026-08-27T15:50:00Z">
        <w:r>
          <w:delText xml:space="preserve">systematic </w:delText>
        </w:r>
      </w:del>
      <w:ins w:id="82" w:author="Clint Dale Kelly" w:date="2026-08-27T11:50:00Z" w16du:dateUtc="2026-08-27T15:50:00Z">
        <w:r>
          <w:t xml:space="preserve">female rejection or detachment behaviour, or </w:t>
        </w:r>
      </w:ins>
      <w:r>
        <w:t>male–male contests</w:t>
      </w:r>
      <w:del w:id="83" w:author="Clint Dale Kelly" w:date="2026-08-27T11:50:00Z" w16du:dateUtc="2026-08-27T15:50:00Z">
        <w:r>
          <w:delText>, or female choice; consequently, the</w:delText>
        </w:r>
      </w:del>
      <w:ins w:id="84" w:author="Clint Dale Kelly" w:date="2026-08-27T11:50:00Z" w16du:dateUtc="2026-08-27T15:50:00Z">
        <w:r>
          <w:t>. The</w:t>
        </w:r>
      </w:ins>
      <w:r>
        <w:t xml:space="preserve"> apparent absence of resource </w:t>
      </w:r>
      <w:proofErr w:type="spellStart"/>
      <w:r>
        <w:t>defence</w:t>
      </w:r>
      <w:proofErr w:type="spellEnd"/>
      <w:r>
        <w:t xml:space="preserve"> is </w:t>
      </w:r>
      <w:ins w:id="85" w:author="Clint Dale Kelly" w:date="2026-08-27T11:50:00Z" w16du:dateUtc="2026-08-27T15:50:00Z">
        <w:r>
          <w:t xml:space="preserve">therefore </w:t>
        </w:r>
      </w:ins>
      <w:r>
        <w:t xml:space="preserve">consistent with, but does not demonstrate, a scramble-competitive mating system. Here, I examine SSD and contemporary phenotypic selection in an undescribed species of </w:t>
      </w:r>
      <w:proofErr w:type="spellStart"/>
      <w:r>
        <w:rPr>
          <w:i/>
          <w:iCs/>
        </w:rPr>
        <w:t>Lyperobates</w:t>
      </w:r>
      <w:proofErr w:type="spellEnd"/>
      <w:r>
        <w:t xml:space="preserve"> (Coleoptera: Curculionidae: </w:t>
      </w:r>
      <w:proofErr w:type="spellStart"/>
      <w:r>
        <w:t>Entiminae</w:t>
      </w:r>
      <w:proofErr w:type="spellEnd"/>
      <w:r>
        <w:t xml:space="preserve">; hereafter </w:t>
      </w:r>
      <w:proofErr w:type="spellStart"/>
      <w:r>
        <w:rPr>
          <w:i/>
          <w:iCs/>
        </w:rPr>
        <w:t>Lyperobates</w:t>
      </w:r>
      <w:proofErr w:type="spellEnd"/>
      <w:r>
        <w:t xml:space="preserve"> sp. A).</w:t>
      </w:r>
    </w:p>
    <w:p w14:paraId="1AB54733" w14:textId="77777777" w:rsidR="002C0C50" w:rsidRDefault="00000000">
      <w:pPr>
        <w:pStyle w:val="BodyText"/>
      </w:pPr>
      <w:r>
        <w:t>I addressed four questions. First, is female body length positively associated with egg load, as expected under fecundity selection? Second, how are body length, hind leg length, and their combination associated with the probability that females and males were observed paired, and is there evidence that the correlational association differs between the sexes? Third, are females and males dimorphic in body and hind leg length, and do the contemporary selection gradients align with the direction and magnitude of that dimorphism? Finally, is body length assortative within observed mating pairs?</w:t>
      </w:r>
    </w:p>
    <w:p w14:paraId="37793596" w14:textId="77777777" w:rsidR="002C0C50" w:rsidRDefault="00000000">
      <w:pPr>
        <w:pStyle w:val="Heading1"/>
      </w:pPr>
      <w:bookmarkStart w:id="86" w:name="methods"/>
      <w:bookmarkEnd w:id="48"/>
      <w:r>
        <w:t>Methods</w:t>
      </w:r>
    </w:p>
    <w:p w14:paraId="40098EF6" w14:textId="77777777" w:rsidR="002C0C50" w:rsidRDefault="00000000">
      <w:pPr>
        <w:pStyle w:val="Heading3"/>
      </w:pPr>
      <w:bookmarkStart w:id="87" w:name="study-species-and-field-sampling"/>
      <w:r>
        <w:t>Study species and field sampling</w:t>
      </w:r>
    </w:p>
    <w:p w14:paraId="49BE5A8B" w14:textId="77777777" w:rsidR="002C0C50" w:rsidRDefault="00000000">
      <w:pPr>
        <w:pStyle w:val="FirstParagraph"/>
      </w:pPr>
      <w:r>
        <w:t xml:space="preserve">I studied a population of an undescribed </w:t>
      </w:r>
      <w:proofErr w:type="spellStart"/>
      <w:r>
        <w:rPr>
          <w:i/>
          <w:iCs/>
        </w:rPr>
        <w:t>Lyperobates</w:t>
      </w:r>
      <w:proofErr w:type="spellEnd"/>
      <w:r>
        <w:t xml:space="preserve"> weevil (hereafter </w:t>
      </w:r>
      <w:proofErr w:type="spellStart"/>
      <w:r>
        <w:rPr>
          <w:i/>
          <w:iCs/>
        </w:rPr>
        <w:t>Lyperobates</w:t>
      </w:r>
      <w:proofErr w:type="spellEnd"/>
      <w:r>
        <w:t xml:space="preserve"> sp. </w:t>
      </w:r>
      <w:del w:id="88" w:author="Clint Dale Kelly" w:date="2026-08-27T11:50:00Z" w16du:dateUtc="2026-08-27T15:50:00Z">
        <w:r>
          <w:delText>A)</w:delText>
        </w:r>
      </w:del>
      <w:ins w:id="89" w:author="Clint Dale Kelly" w:date="2026-08-27T11:50:00Z" w16du:dateUtc="2026-08-27T15:50:00Z">
        <w:r>
          <w:t>A) along a 20-m sampling transect bordering forest habitat</w:t>
        </w:r>
      </w:ins>
      <w:r>
        <w:t xml:space="preserve"> on </w:t>
      </w:r>
      <w:proofErr w:type="spellStart"/>
      <w:r>
        <w:t>Te</w:t>
      </w:r>
      <w:proofErr w:type="spellEnd"/>
      <w:r>
        <w:t xml:space="preserve"> </w:t>
      </w:r>
      <w:proofErr w:type="spellStart"/>
      <w:r>
        <w:t>Pākeka</w:t>
      </w:r>
      <w:proofErr w:type="spellEnd"/>
      <w:r>
        <w:t>/Maud Island, New Zealand</w:t>
      </w:r>
      <w:del w:id="90" w:author="Clint Dale Kelly" w:date="2026-08-27T11:50:00Z" w16du:dateUtc="2026-08-27T15:50:00Z">
        <w:r>
          <w:delText>.</w:delText>
        </w:r>
      </w:del>
      <w:ins w:id="91" w:author="Clint Dale Kelly" w:date="2026-08-27T11:50:00Z" w16du:dateUtc="2026-08-27T15:50:00Z">
        <w:r>
          <w:t xml:space="preserve"> (41.023594°S, 173.896832°E).</w:t>
        </w:r>
      </w:ins>
      <w:r>
        <w:t xml:space="preserve"> This taxon is</w:t>
      </w:r>
      <w:del w:id="92" w:author="Clint Dale Kelly" w:date="2026-08-27T11:50:00Z" w16du:dateUtc="2026-08-27T15:50:00Z">
        <w:r>
          <w:delText xml:space="preserve"> currently</w:delText>
        </w:r>
      </w:del>
      <w:r>
        <w:t xml:space="preserve"> under formal description but can </w:t>
      </w:r>
      <w:r>
        <w:lastRenderedPageBreak/>
        <w:t xml:space="preserve">be distinguished from described congeners by consistent differences in body length, </w:t>
      </w:r>
      <w:proofErr w:type="spellStart"/>
      <w:r>
        <w:t>colouration</w:t>
      </w:r>
      <w:proofErr w:type="spellEnd"/>
      <w:r>
        <w:t>, and elytral morphology (C.D. Kelly, personal observation). All individuals used in this study conformed to the same diagnostic phenotype and are treated as a single operational taxonomic unit.</w:t>
      </w:r>
    </w:p>
    <w:p w14:paraId="26A464E8" w14:textId="77777777" w:rsidR="002C0C50" w:rsidRDefault="00000000">
      <w:pPr>
        <w:pStyle w:val="BodyText"/>
      </w:pPr>
      <w:del w:id="93" w:author="Clint Dale Kelly" w:date="2026-08-27T11:50:00Z" w16du:dateUtc="2026-08-27T15:50:00Z">
        <w:r>
          <w:delText>Adult weevils were</w:delText>
        </w:r>
      </w:del>
      <w:ins w:id="94" w:author="Clint Dale Kelly" w:date="2026-08-27T11:50:00Z" w16du:dateUtc="2026-08-27T15:50:00Z">
        <w:r>
          <w:t>I</w:t>
        </w:r>
      </w:ins>
      <w:r>
        <w:t xml:space="preserve"> collected </w:t>
      </w:r>
      <w:ins w:id="95" w:author="Clint Dale Kelly" w:date="2026-08-27T11:50:00Z" w16du:dateUtc="2026-08-27T15:50:00Z">
        <w:r>
          <w:t xml:space="preserve">adult weevils </w:t>
        </w:r>
      </w:ins>
      <w:r>
        <w:t>on 11 nights between 20 April and 5 May 2007</w:t>
      </w:r>
      <w:del w:id="96" w:author="Clint Dale Kelly" w:date="2026-08-27T11:50:00Z" w16du:dateUtc="2026-08-27T15:50:00Z">
        <w:r>
          <w:delText>. Individuals were located</w:delText>
        </w:r>
      </w:del>
      <w:ins w:id="97" w:author="Clint Dale Kelly" w:date="2026-08-27T11:50:00Z" w16du:dateUtc="2026-08-27T15:50:00Z">
        <w:r>
          <w:t>, locating individuals</w:t>
        </w:r>
      </w:ins>
      <w:r>
        <w:t xml:space="preserve"> opportunistically by searching the ground and low vegetation (≤2 m) along </w:t>
      </w:r>
      <w:del w:id="98" w:author="Clint Dale Kelly" w:date="2026-08-27T11:50:00Z" w16du:dateUtc="2026-08-27T15:50:00Z">
        <w:r>
          <w:delText>a 20-m section of track bordering forest habitat.</w:delText>
        </w:r>
      </w:del>
      <w:ins w:id="99" w:author="Clint Dale Kelly" w:date="2026-08-27T11:50:00Z" w16du:dateUtc="2026-08-27T15:50:00Z">
        <w:r>
          <w:t>the transect.</w:t>
        </w:r>
      </w:ins>
      <w:r>
        <w:t xml:space="preserve"> Sampling began approximately 1 h after sunset (</w:t>
      </w:r>
      <w:del w:id="100" w:author="Clint Dale Kelly" w:date="2026-08-27T11:50:00Z" w16du:dateUtc="2026-08-27T15:50:00Z">
        <w:r>
          <w:delText>approximately</w:delText>
        </w:r>
      </w:del>
      <w:ins w:id="101" w:author="Clint Dale Kelly" w:date="2026-08-27T11:50:00Z" w16du:dateUtc="2026-08-27T15:50:00Z">
        <w:r>
          <w:t>about</w:t>
        </w:r>
      </w:ins>
      <w:r>
        <w:t xml:space="preserve"> 18:30 h) and continued for 2 h. </w:t>
      </w:r>
      <w:del w:id="102" w:author="Clint Dale Kelly" w:date="2026-08-27T11:50:00Z" w16du:dateUtc="2026-08-27T15:50:00Z">
        <w:r>
          <w:delText>Weevils were</w:delText>
        </w:r>
      </w:del>
      <w:ins w:id="103" w:author="Clint Dale Kelly" w:date="2026-08-27T11:50:00Z" w16du:dateUtc="2026-08-27T15:50:00Z">
        <w:r>
          <w:t>I</w:t>
        </w:r>
      </w:ins>
      <w:r>
        <w:t xml:space="preserve"> found</w:t>
      </w:r>
      <w:ins w:id="104" w:author="Clint Dale Kelly" w:date="2026-08-27T11:50:00Z" w16du:dateUtc="2026-08-27T15:50:00Z">
        <w:r>
          <w:t xml:space="preserve"> weevils</w:t>
        </w:r>
      </w:ins>
      <w:r>
        <w:t xml:space="preserve"> almost exclusively on </w:t>
      </w:r>
      <w:proofErr w:type="spellStart"/>
      <w:r>
        <w:t>kawakawa</w:t>
      </w:r>
      <w:proofErr w:type="spellEnd"/>
      <w:r>
        <w:t xml:space="preserve"> leaves. I collected each observed male–female pair (</w:t>
      </w:r>
      <w:r>
        <w:rPr>
          <w:i/>
          <w:iCs/>
        </w:rPr>
        <w:t>N</w:t>
      </w:r>
      <w:r>
        <w:t xml:space="preserve"> = 25), together with singleton males (</w:t>
      </w:r>
      <w:r>
        <w:rPr>
          <w:i/>
          <w:iCs/>
        </w:rPr>
        <w:t>N</w:t>
      </w:r>
      <w:r>
        <w:t xml:space="preserve"> = 75) and females (</w:t>
      </w:r>
      <w:r>
        <w:rPr>
          <w:i/>
          <w:iCs/>
        </w:rPr>
        <w:t>N</w:t>
      </w:r>
      <w:r>
        <w:t xml:space="preserve"> = 52), yielding 100 males and 77 females</w:t>
      </w:r>
      <w:del w:id="105" w:author="Clint Dale Kelly" w:date="2026-08-27T11:50:00Z" w16du:dateUtc="2026-08-27T15:50:00Z">
        <w:r>
          <w:delText xml:space="preserve"> in total</w:delText>
        </w:r>
      </w:del>
      <w:r>
        <w:t xml:space="preserve">. Because collection was opportunistic and paired individuals may differ from singletons in detectability, this sample ratio should </w:t>
      </w:r>
      <w:del w:id="106" w:author="Clint Dale Kelly" w:date="2026-08-27T11:50:00Z" w16du:dateUtc="2026-08-27T15:50:00Z">
        <w:r>
          <w:delText xml:space="preserve">not </w:delText>
        </w:r>
      </w:del>
      <w:r>
        <w:t xml:space="preserve">be interpreted </w:t>
      </w:r>
      <w:ins w:id="107" w:author="Clint Dale Kelly" w:date="2026-08-27T11:50:00Z" w16du:dateUtc="2026-08-27T15:50:00Z">
        <w:r>
          <w:t xml:space="preserve">cautiously and not </w:t>
        </w:r>
      </w:ins>
      <w:r>
        <w:t xml:space="preserve">as an estimate of the population or operational sex ratio. </w:t>
      </w:r>
      <w:del w:id="108" w:author="Clint Dale Kelly" w:date="2026-08-27T11:50:00Z" w16du:dateUtc="2026-08-27T15:50:00Z">
        <w:r>
          <w:delText>Each</w:delText>
        </w:r>
      </w:del>
      <w:ins w:id="109" w:author="Clint Dale Kelly" w:date="2026-08-27T11:50:00Z" w16du:dateUtc="2026-08-27T15:50:00Z">
        <w:r>
          <w:t xml:space="preserve">I placed </w:t>
        </w:r>
        <w:proofErr w:type="gramStart"/>
        <w:r>
          <w:t>each</w:t>
        </w:r>
      </w:ins>
      <w:r>
        <w:t xml:space="preserve"> individual</w:t>
      </w:r>
      <w:proofErr w:type="gramEnd"/>
      <w:r>
        <w:t xml:space="preserve"> </w:t>
      </w:r>
      <w:del w:id="110" w:author="Clint Dale Kelly" w:date="2026-08-27T11:50:00Z" w16du:dateUtc="2026-08-27T15:50:00Z">
        <w:r>
          <w:delText xml:space="preserve">was placed </w:delText>
        </w:r>
      </w:del>
      <w:r>
        <w:t xml:space="preserve">in a separate 50-mL Falcon tube, assigned </w:t>
      </w:r>
      <w:ins w:id="111" w:author="Clint Dale Kelly" w:date="2026-08-27T11:50:00Z" w16du:dateUtc="2026-08-27T15:50:00Z">
        <w:r>
          <w:t xml:space="preserve">it </w:t>
        </w:r>
      </w:ins>
      <w:r>
        <w:t xml:space="preserve">a unique identification code, transported </w:t>
      </w:r>
      <w:del w:id="112" w:author="Clint Dale Kelly" w:date="2026-08-27T11:50:00Z" w16du:dateUtc="2026-08-27T15:50:00Z">
        <w:r>
          <w:delText>to a</w:delText>
        </w:r>
      </w:del>
      <w:ins w:id="113" w:author="Clint Dale Kelly" w:date="2026-08-27T11:50:00Z" w16du:dateUtc="2026-08-27T15:50:00Z">
        <w:r>
          <w:t>it to the New Zealand Department of Conservation</w:t>
        </w:r>
      </w:ins>
      <w:r>
        <w:t xml:space="preserve"> field laboratory on Maud Island, and subsequently euthanized</w:t>
      </w:r>
      <w:ins w:id="114" w:author="Clint Dale Kelly" w:date="2026-08-27T11:50:00Z" w16du:dateUtc="2026-08-27T15:50:00Z">
        <w:r>
          <w:t xml:space="preserve"> it</w:t>
        </w:r>
      </w:ins>
      <w:r>
        <w:t xml:space="preserve"> by freezing.</w:t>
      </w:r>
    </w:p>
    <w:p w14:paraId="0BBFED07" w14:textId="77777777" w:rsidR="002C0C50" w:rsidRDefault="00000000">
      <w:pPr>
        <w:pStyle w:val="BodyText"/>
      </w:pPr>
      <w:del w:id="115" w:author="Clint Dale Kelly" w:date="2026-08-27T11:50:00Z" w16du:dateUtc="2026-08-27T15:50:00Z">
        <w:r>
          <w:delText>All individuals were</w:delText>
        </w:r>
      </w:del>
      <w:ins w:id="116" w:author="Clint Dale Kelly" w:date="2026-08-27T11:50:00Z" w16du:dateUtc="2026-08-27T15:50:00Z">
        <w:r>
          <w:t>I</w:t>
        </w:r>
      </w:ins>
      <w:r>
        <w:t xml:space="preserve"> photographed </w:t>
      </w:r>
      <w:ins w:id="117" w:author="Clint Dale Kelly" w:date="2026-08-27T11:50:00Z" w16du:dateUtc="2026-08-27T15:50:00Z">
        <w:r>
          <w:t xml:space="preserve">all individuals </w:t>
        </w:r>
      </w:ins>
      <w:r>
        <w:t xml:space="preserve">alongside a ruler for scale. </w:t>
      </w:r>
      <w:del w:id="118" w:author="Clint Dale Kelly" w:date="2026-08-27T11:50:00Z" w16du:dateUtc="2026-08-27T15:50:00Z">
        <w:r>
          <w:delText>Females</w:delText>
        </w:r>
      </w:del>
      <w:ins w:id="119" w:author="Clint Dale Kelly" w:date="2026-08-27T11:50:00Z" w16du:dateUtc="2026-08-27T15:50:00Z">
        <w:r>
          <w:t>I dissected females</w:t>
        </w:r>
      </w:ins>
      <w:r>
        <w:t xml:space="preserve"> (</w:t>
      </w:r>
      <w:r>
        <w:rPr>
          <w:i/>
          <w:iCs/>
        </w:rPr>
        <w:t>N</w:t>
      </w:r>
      <w:r>
        <w:t xml:space="preserve"> = 69) </w:t>
      </w:r>
      <w:del w:id="120" w:author="Clint Dale Kelly" w:date="2026-08-27T11:50:00Z" w16du:dateUtc="2026-08-27T15:50:00Z">
        <w:r>
          <w:delText xml:space="preserve">were dissected, </w:delText>
        </w:r>
      </w:del>
      <w:r>
        <w:t xml:space="preserve">and </w:t>
      </w:r>
      <w:del w:id="121" w:author="Clint Dale Kelly" w:date="2026-08-27T11:50:00Z" w16du:dateUtc="2026-08-27T15:50:00Z">
        <w:r>
          <w:delText xml:space="preserve">egg load was </w:delText>
        </w:r>
      </w:del>
      <w:r>
        <w:t>quantified</w:t>
      </w:r>
      <w:ins w:id="122" w:author="Clint Dale Kelly" w:date="2026-08-27T11:50:00Z" w16du:dateUtc="2026-08-27T15:50:00Z">
        <w:r>
          <w:t xml:space="preserve"> egg load</w:t>
        </w:r>
      </w:ins>
      <w:r>
        <w:t xml:space="preserve"> as the number of eggs present in the reproductive tract at the time of collection. Egg load provides an index of current reproductive investment, but it may be influenced by female age, mating history, oviposition history, and the timing of egg maturation; it is therefore not equivalent to lifetime realized fecundity. </w:t>
      </w:r>
      <w:del w:id="123" w:author="Clint Dale Kelly" w:date="2026-08-27T11:50:00Z" w16du:dateUtc="2026-08-27T15:50:00Z">
        <w:r>
          <w:delText>Morphological measurements were obtained from digital images</w:delText>
        </w:r>
      </w:del>
      <w:ins w:id="124" w:author="Clint Dale Kelly" w:date="2026-08-27T11:50:00Z" w16du:dateUtc="2026-08-27T15:50:00Z">
        <w:r>
          <w:t>I measured morphology digitally from the scaled photographs</w:t>
        </w:r>
      </w:ins>
      <w:r>
        <w:t xml:space="preserve"> using </w:t>
      </w:r>
      <w:ins w:id="125" w:author="Clint Dale Kelly" w:date="2026-08-27T11:50:00Z" w16du:dateUtc="2026-08-27T15:50:00Z">
        <w:r>
          <w:t xml:space="preserve">the segmented-line tool in </w:t>
        </w:r>
      </w:ins>
      <w:r>
        <w:t>Fiji (</w:t>
      </w:r>
      <w:ins w:id="126" w:author="Clint Dale Kelly" w:date="2026-08-27T11:50:00Z" w16du:dateUtc="2026-08-27T15:50:00Z">
        <w:r>
          <w:t xml:space="preserve">version </w:t>
        </w:r>
        <w:r>
          <w:lastRenderedPageBreak/>
          <w:t xml:space="preserve">2.16.0, </w:t>
        </w:r>
      </w:ins>
      <w:proofErr w:type="spellStart"/>
      <w:r>
        <w:t>Schindelin</w:t>
      </w:r>
      <w:proofErr w:type="spellEnd"/>
      <w:r>
        <w:t xml:space="preserve"> et al., 2012</w:t>
      </w:r>
      <w:del w:id="127" w:author="Clint Dale Kelly" w:date="2026-08-27T11:50:00Z" w16du:dateUtc="2026-08-27T15:50:00Z">
        <w:r>
          <w:delText>). Body length was</w:delText>
        </w:r>
      </w:del>
      <w:ins w:id="128" w:author="Clint Dale Kelly" w:date="2026-08-27T11:50:00Z" w16du:dateUtc="2026-08-27T15:50:00Z">
        <w:r>
          <w:t xml:space="preserve">), rather than with </w:t>
        </w:r>
        <w:proofErr w:type="spellStart"/>
        <w:r>
          <w:t>callipers</w:t>
        </w:r>
        <w:proofErr w:type="spellEnd"/>
        <w:r>
          <w:t>. I</w:t>
        </w:r>
      </w:ins>
      <w:r>
        <w:t xml:space="preserve"> measured </w:t>
      </w:r>
      <w:ins w:id="129" w:author="Clint Dale Kelly" w:date="2026-08-27T11:50:00Z" w16du:dateUtc="2026-08-27T15:50:00Z">
        <w:r>
          <w:t xml:space="preserve">body length </w:t>
        </w:r>
      </w:ins>
      <w:r>
        <w:t>from the anterior edge of the thorax to the posterior edge of the abdomen, and hind leg length</w:t>
      </w:r>
      <w:del w:id="130" w:author="Clint Dale Kelly" w:date="2026-08-27T11:50:00Z" w16du:dateUtc="2026-08-27T15:50:00Z">
        <w:r>
          <w:delText xml:space="preserve"> was measured</w:delText>
        </w:r>
      </w:del>
      <w:r>
        <w:t xml:space="preserve"> on the third leg pair from the proximal end of the femur to the distal end of the tibia, to the nearest 0.01 mm.</w:t>
      </w:r>
    </w:p>
    <w:p w14:paraId="5CF4E9BA" w14:textId="77777777" w:rsidR="002C0C50" w:rsidRDefault="00000000">
      <w:pPr>
        <w:pStyle w:val="Heading3"/>
      </w:pPr>
      <w:bookmarkStart w:id="131" w:name="ethical-note"/>
      <w:bookmarkEnd w:id="87"/>
      <w:r>
        <w:t>Ethical note</w:t>
      </w:r>
    </w:p>
    <w:p w14:paraId="3AB769A6" w14:textId="77777777" w:rsidR="002C0C50" w:rsidRDefault="00000000">
      <w:pPr>
        <w:pStyle w:val="FirstParagraph"/>
      </w:pPr>
      <w:r>
        <w:t xml:space="preserve">This study involved </w:t>
      </w:r>
      <w:del w:id="132" w:author="Clint Dale Kelly" w:date="2026-08-27T11:50:00Z" w16du:dateUtc="2026-08-27T15:50:00Z">
        <w:r>
          <w:delText>behavioural observations</w:delText>
        </w:r>
      </w:del>
      <w:ins w:id="133" w:author="Clint Dale Kelly" w:date="2026-08-27T11:50:00Z" w16du:dateUtc="2026-08-27T15:50:00Z">
        <w:r>
          <w:t>field collection</w:t>
        </w:r>
      </w:ins>
      <w:r>
        <w:t xml:space="preserve"> and morphological </w:t>
      </w:r>
      <w:del w:id="134" w:author="Clint Dale Kelly" w:date="2026-08-27T11:50:00Z" w16du:dateUtc="2026-08-27T15:50:00Z">
        <w:r>
          <w:delText>measurements</w:delText>
        </w:r>
      </w:del>
      <w:ins w:id="135" w:author="Clint Dale Kelly" w:date="2026-08-27T11:50:00Z" w16du:dateUtc="2026-08-27T15:50:00Z">
        <w:r>
          <w:t>measurement</w:t>
        </w:r>
      </w:ins>
      <w:r>
        <w:t xml:space="preserve"> of adult </w:t>
      </w:r>
      <w:proofErr w:type="spellStart"/>
      <w:r>
        <w:rPr>
          <w:i/>
          <w:iCs/>
        </w:rPr>
        <w:t>Lyperobates</w:t>
      </w:r>
      <w:proofErr w:type="spellEnd"/>
      <w:r>
        <w:t xml:space="preserve"> sp. A </w:t>
      </w:r>
      <w:proofErr w:type="gramStart"/>
      <w:r>
        <w:t>weevils</w:t>
      </w:r>
      <w:proofErr w:type="gramEnd"/>
      <w:del w:id="136" w:author="Clint Dale Kelly" w:date="2026-08-27T11:50:00Z" w16du:dateUtc="2026-08-27T15:50:00Z">
        <w:r>
          <w:delText>. Efforts to minimize stress and disturbance included minimizing handling and maintaining</w:delText>
        </w:r>
      </w:del>
      <w:ins w:id="137" w:author="Clint Dale Kelly" w:date="2026-08-27T11:50:00Z" w16du:dateUtc="2026-08-27T15:50:00Z">
        <w:r>
          <w:t>;</w:t>
        </w:r>
      </w:ins>
      <w:r>
        <w:t xml:space="preserve"> individuals </w:t>
      </w:r>
      <w:del w:id="138" w:author="Clint Dale Kelly" w:date="2026-08-27T11:50:00Z" w16du:dateUtc="2026-08-27T15:50:00Z">
        <w:r>
          <w:delText>under appropriate conditions during the study. Following completion of the behavioural observations,</w:delText>
        </w:r>
      </w:del>
      <w:ins w:id="139" w:author="Clint Dale Kelly" w:date="2026-08-27T11:50:00Z" w16du:dateUtc="2026-08-27T15:50:00Z">
        <w:r>
          <w:t xml:space="preserve">were not subjected to experimental </w:t>
        </w:r>
        <w:proofErr w:type="spellStart"/>
        <w:r>
          <w:t>behavioural</w:t>
        </w:r>
        <w:proofErr w:type="spellEnd"/>
        <w:r>
          <w:t xml:space="preserve"> manipulation. I minimized handling and housed</w:t>
        </w:r>
      </w:ins>
      <w:r>
        <w:t xml:space="preserve"> weevils </w:t>
      </w:r>
      <w:del w:id="140" w:author="Clint Dale Kelly" w:date="2026-08-27T11:50:00Z" w16du:dateUtc="2026-08-27T15:50:00Z">
        <w:r>
          <w:delText>were humanely</w:delText>
        </w:r>
      </w:del>
      <w:ins w:id="141" w:author="Clint Dale Kelly" w:date="2026-08-27T11:50:00Z" w16du:dateUtc="2026-08-27T15:50:00Z">
        <w:r>
          <w:t>individually after collection to prevent unwanted interactions. I</w:t>
        </w:r>
      </w:ins>
      <w:r>
        <w:t xml:space="preserve"> euthanized </w:t>
      </w:r>
      <w:ins w:id="142" w:author="Clint Dale Kelly" w:date="2026-08-27T11:50:00Z" w16du:dateUtc="2026-08-27T15:50:00Z">
        <w:r>
          <w:t xml:space="preserve">individuals </w:t>
        </w:r>
      </w:ins>
      <w:r>
        <w:t xml:space="preserve">by freezing before </w:t>
      </w:r>
      <w:del w:id="143" w:author="Clint Dale Kelly" w:date="2026-08-27T11:50:00Z" w16du:dateUtc="2026-08-27T15:50:00Z">
        <w:r>
          <w:delText xml:space="preserve">dissection and </w:delText>
        </w:r>
      </w:del>
      <w:r>
        <w:t>photography</w:t>
      </w:r>
      <w:ins w:id="144" w:author="Clint Dale Kelly" w:date="2026-08-27T11:50:00Z" w16du:dateUtc="2026-08-27T15:50:00Z">
        <w:r>
          <w:t xml:space="preserve"> and dissection</w:t>
        </w:r>
      </w:ins>
      <w:r>
        <w:t xml:space="preserve">. Formal institutional animal ethics approval was not required because the study involved invertebrates. </w:t>
      </w:r>
      <w:ins w:id="145" w:author="Clint Dale Kelly" w:date="2026-08-27T11:50:00Z" w16du:dateUtc="2026-08-27T15:50:00Z">
        <w:r>
          <w:t xml:space="preserve">I conducted collection and handling under permit from the New Zealand Department of Conservation. </w:t>
        </w:r>
      </w:ins>
      <w:r>
        <w:t xml:space="preserve">All procedures complied with applicable </w:t>
      </w:r>
      <w:ins w:id="146" w:author="Clint Dale Kelly" w:date="2026-08-27T11:50:00Z" w16du:dateUtc="2026-08-27T15:50:00Z">
        <w:r>
          <w:t xml:space="preserve">New Zealand </w:t>
        </w:r>
      </w:ins>
      <w:r>
        <w:t xml:space="preserve">regulations </w:t>
      </w:r>
      <w:del w:id="147" w:author="Clint Dale Kelly" w:date="2026-08-27T11:50:00Z" w16du:dateUtc="2026-08-27T15:50:00Z">
        <w:r>
          <w:delText xml:space="preserve">governing the collection and handling of wildlife in New Zealand </w:delText>
        </w:r>
      </w:del>
      <w:r>
        <w:t>and</w:t>
      </w:r>
      <w:del w:id="148" w:author="Clint Dale Kelly" w:date="2026-08-27T11:50:00Z" w16du:dateUtc="2026-08-27T15:50:00Z">
        <w:r>
          <w:delText xml:space="preserve"> followed</w:delText>
        </w:r>
      </w:del>
      <w:r>
        <w:t xml:space="preserve"> the Association for the Study of Animal Behaviour/Animal Behavior Society Guidelines for the Treatment of Animals in </w:t>
      </w:r>
      <w:proofErr w:type="spellStart"/>
      <w:r>
        <w:t>Behavioural</w:t>
      </w:r>
      <w:proofErr w:type="spellEnd"/>
      <w:r>
        <w:t xml:space="preserve"> Research and Teaching (“Guidelines for the Ethical Treatment of Nonhuman Animals in </w:t>
      </w:r>
      <w:proofErr w:type="spellStart"/>
      <w:r>
        <w:t>Behavioural</w:t>
      </w:r>
      <w:proofErr w:type="spellEnd"/>
      <w:r>
        <w:t xml:space="preserve"> Research and Teaching,” 2023).</w:t>
      </w:r>
    </w:p>
    <w:p w14:paraId="295CE06B" w14:textId="77777777" w:rsidR="002C0C50" w:rsidRDefault="00000000">
      <w:pPr>
        <w:pStyle w:val="Heading3"/>
      </w:pPr>
      <w:bookmarkStart w:id="149" w:name="statistical-analyses"/>
      <w:bookmarkEnd w:id="131"/>
      <w:r>
        <w:t>Statistical analyses</w:t>
      </w:r>
    </w:p>
    <w:p w14:paraId="6B1A3DEA" w14:textId="77777777" w:rsidR="002C0C50" w:rsidRDefault="00000000">
      <w:pPr>
        <w:pStyle w:val="FirstParagraph"/>
      </w:pPr>
      <w:r>
        <w:t xml:space="preserve">All analyses were conducted in R (R Core Team, 2025). I </w:t>
      </w:r>
      <w:del w:id="150" w:author="Clint Dale Kelly" w:date="2026-08-27T11:50:00Z" w16du:dateUtc="2026-08-27T15:50:00Z">
        <w:r>
          <w:delText>used</w:delText>
        </w:r>
      </w:del>
      <w:ins w:id="151" w:author="Clint Dale Kelly" w:date="2026-08-27T11:50:00Z" w16du:dateUtc="2026-08-27T15:50:00Z">
        <w:r>
          <w:t>use</w:t>
        </w:r>
      </w:ins>
      <w:r>
        <w:t xml:space="preserve"> </w:t>
      </w:r>
      <w:r>
        <w:rPr>
          <w:rPrChange w:id="152" w:author="Clint Dale Kelly" w:date="2026-08-27T11:50:00Z" w16du:dateUtc="2026-08-27T15:50:00Z">
            <w:rPr>
              <w:i/>
            </w:rPr>
          </w:rPrChange>
        </w:rPr>
        <w:t>observed pairing status</w:t>
      </w:r>
      <w:r>
        <w:t xml:space="preserve"> to describe whether an individual was collected as part of a male–female pair (paired = 1) or as a singleton (unpaired = 0). This cross-sectional measure is a component or proxy of mating </w:t>
      </w:r>
      <w:r>
        <w:lastRenderedPageBreak/>
        <w:t>success rather than a measure of lifetime mating or reproductive success. An association with pairing status could arise through differences in mate encounter, acceptance, mounting success, pair duration, or detectability. The selection analyses therefore assume that phenotypic differences between paired and unpaired individuals contain information about their relative propensity to be observed paired during the sampling period.</w:t>
      </w:r>
    </w:p>
    <w:p w14:paraId="68C61A10" w14:textId="77777777" w:rsidR="002C0C50" w:rsidRDefault="00000000">
      <w:pPr>
        <w:pStyle w:val="BodyText"/>
      </w:pPr>
      <w:del w:id="153" w:author="Clint Dale Kelly" w:date="2026-08-27T11:50:00Z" w16du:dateUtc="2026-08-27T15:50:00Z">
        <w:r>
          <w:delText>Sex</w:delText>
        </w:r>
      </w:del>
      <w:ins w:id="154" w:author="Clint Dale Kelly" w:date="2026-08-27T11:50:00Z" w16du:dateUtc="2026-08-27T15:50:00Z">
        <w:r>
          <w:t>I assessed sex</w:t>
        </w:r>
      </w:ins>
      <w:r>
        <w:t xml:space="preserve"> differences in total body length and total hind leg length</w:t>
      </w:r>
      <w:del w:id="155" w:author="Clint Dale Kelly" w:date="2026-08-27T11:50:00Z" w16du:dateUtc="2026-08-27T15:50:00Z">
        <w:r>
          <w:delText xml:space="preserve"> were assessed</w:delText>
        </w:r>
      </w:del>
      <w:r>
        <w:t xml:space="preserve"> using separate linear models of the form </w:t>
      </w:r>
      <w:r>
        <w:rPr>
          <w:rStyle w:val="VerbatimChar"/>
        </w:rPr>
        <w:t>trait ~ sex</w:t>
      </w:r>
      <w:r>
        <w:t>. I also used a multivariate analysis of variance, with body and hind</w:t>
      </w:r>
      <w:del w:id="156" w:author="Clint Dale Kelly" w:date="2026-08-27T11:50:00Z" w16du:dateUtc="2026-08-27T15:50:00Z">
        <w:r>
          <w:delText>-</w:delText>
        </w:r>
      </w:del>
      <w:ins w:id="157" w:author="Clint Dale Kelly" w:date="2026-08-27T11:50:00Z" w16du:dateUtc="2026-08-27T15:50:00Z">
        <w:r>
          <w:t xml:space="preserve"> </w:t>
        </w:r>
      </w:ins>
      <w:r>
        <w:t xml:space="preserve">leg length as the joint response and sex as the predictor, to test for overall sexual dimorphism </w:t>
      </w:r>
      <w:del w:id="158" w:author="Clint Dale Kelly" w:date="2026-08-27T11:50:00Z" w16du:dateUtc="2026-08-27T15:50:00Z">
        <w:r>
          <w:delText>in</w:delText>
        </w:r>
      </w:del>
      <w:ins w:id="159" w:author="Clint Dale Kelly" w:date="2026-08-27T11:50:00Z" w16du:dateUtc="2026-08-27T15:50:00Z">
        <w:r>
          <w:t>across</w:t>
        </w:r>
      </w:ins>
      <w:r>
        <w:t xml:space="preserve"> the two traits</w:t>
      </w:r>
      <w:ins w:id="160" w:author="Clint Dale Kelly" w:date="2026-08-27T11:50:00Z" w16du:dateUtc="2026-08-27T15:50:00Z">
        <w:r>
          <w:t>. To describe static allometry between the traits, I fitted a log–log linear model of hind leg length as a function of body length, sex, and their interaction. The body length × sex interaction tested whether the allometric slope differed between females and males</w:t>
        </w:r>
      </w:ins>
      <w:r>
        <w:t>.</w:t>
      </w:r>
    </w:p>
    <w:p w14:paraId="12E2D2C6" w14:textId="77777777" w:rsidR="002C0C50" w:rsidRDefault="00000000">
      <w:pPr>
        <w:pStyle w:val="BodyText"/>
      </w:pPr>
      <w:del w:id="161" w:author="Clint Dale Kelly" w:date="2026-08-27T11:50:00Z" w16du:dateUtc="2026-08-27T15:50:00Z">
        <w:r>
          <w:delText>Phenotypic</w:delText>
        </w:r>
      </w:del>
      <w:ins w:id="162" w:author="Clint Dale Kelly" w:date="2026-08-27T11:50:00Z" w16du:dateUtc="2026-08-27T15:50:00Z">
        <w:r>
          <w:t xml:space="preserve">I </w:t>
        </w:r>
        <w:proofErr w:type="spellStart"/>
        <w:r>
          <w:t>analysed</w:t>
        </w:r>
        <w:proofErr w:type="spellEnd"/>
        <w:r>
          <w:t xml:space="preserve"> phenotypic</w:t>
        </w:r>
      </w:ins>
      <w:r>
        <w:t xml:space="preserve"> selection through observed pairing status</w:t>
      </w:r>
      <w:del w:id="163" w:author="Clint Dale Kelly" w:date="2026-08-27T11:50:00Z" w16du:dateUtc="2026-08-27T15:50:00Z">
        <w:r>
          <w:delText xml:space="preserve"> was analysed</w:delText>
        </w:r>
      </w:del>
      <w:r>
        <w:t xml:space="preserve"> separately for males and females. The male analysis included 100 individuals, of which 25 were paired</w:t>
      </w:r>
      <w:del w:id="164" w:author="Clint Dale Kelly" w:date="2026-08-27T11:50:00Z" w16du:dateUtc="2026-08-27T15:50:00Z">
        <w:r>
          <w:delText>,</w:delText>
        </w:r>
      </w:del>
      <w:r>
        <w:t xml:space="preserve"> and 75 were unpaired; the female analysis included 77 individuals, of which 25 were paired</w:t>
      </w:r>
      <w:del w:id="165" w:author="Clint Dale Kelly" w:date="2026-08-27T11:50:00Z" w16du:dateUtc="2026-08-27T15:50:00Z">
        <w:r>
          <w:delText>,</w:delText>
        </w:r>
      </w:del>
      <w:r>
        <w:t xml:space="preserve"> and 52 were unpaired. For each sex, I fitted a generalized additive model using </w:t>
      </w:r>
      <w:proofErr w:type="spellStart"/>
      <w:proofErr w:type="gramStart"/>
      <w:r>
        <w:rPr>
          <w:rStyle w:val="VerbatimChar"/>
        </w:rPr>
        <w:t>mgcv</w:t>
      </w:r>
      <w:proofErr w:type="spellEnd"/>
      <w:r>
        <w:rPr>
          <w:rStyle w:val="VerbatimChar"/>
        </w:rPr>
        <w:t>::gam(</w:t>
      </w:r>
      <w:proofErr w:type="gramEnd"/>
      <w:r>
        <w:rPr>
          <w:rStyle w:val="VerbatimChar"/>
        </w:rPr>
        <w:t>)</w:t>
      </w:r>
      <w:r>
        <w:t xml:space="preserve"> with the formula</w:t>
      </w:r>
    </w:p>
    <w:p w14:paraId="22BCAC2E" w14:textId="77777777" w:rsidR="002C0C50" w:rsidRDefault="00000000">
      <w:pPr>
        <w:pStyle w:val="BodyText"/>
      </w:pPr>
      <w:r>
        <w:rPr>
          <w:rStyle w:val="VerbatimChar"/>
        </w:rPr>
        <w:t xml:space="preserve">mated ~ </w:t>
      </w:r>
      <w:proofErr w:type="gramStart"/>
      <w:r>
        <w:rPr>
          <w:rStyle w:val="VerbatimChar"/>
        </w:rPr>
        <w:t>s(</w:t>
      </w:r>
      <w:proofErr w:type="spellStart"/>
      <w:proofErr w:type="gramEnd"/>
      <w:r>
        <w:rPr>
          <w:rStyle w:val="VerbatimChar"/>
        </w:rPr>
        <w:t>total_body</w:t>
      </w:r>
      <w:proofErr w:type="spellEnd"/>
      <w:r>
        <w:rPr>
          <w:rStyle w:val="VerbatimChar"/>
        </w:rPr>
        <w:t>, bs = "</w:t>
      </w:r>
      <w:proofErr w:type="spellStart"/>
      <w:r>
        <w:rPr>
          <w:rStyle w:val="VerbatimChar"/>
        </w:rPr>
        <w:t>tp</w:t>
      </w:r>
      <w:proofErr w:type="spellEnd"/>
      <w:r>
        <w:rPr>
          <w:rStyle w:val="VerbatimChar"/>
        </w:rPr>
        <w:t xml:space="preserve">", k = 10) + </w:t>
      </w:r>
      <w:proofErr w:type="gramStart"/>
      <w:r>
        <w:rPr>
          <w:rStyle w:val="VerbatimChar"/>
        </w:rPr>
        <w:t>s(</w:t>
      </w:r>
      <w:proofErr w:type="spellStart"/>
      <w:proofErr w:type="gramEnd"/>
      <w:r>
        <w:rPr>
          <w:rStyle w:val="VerbatimChar"/>
        </w:rPr>
        <w:t>total_leg</w:t>
      </w:r>
      <w:proofErr w:type="spellEnd"/>
      <w:r>
        <w:rPr>
          <w:rStyle w:val="VerbatimChar"/>
        </w:rPr>
        <w:t>, bs = "</w:t>
      </w:r>
      <w:proofErr w:type="spellStart"/>
      <w:r>
        <w:rPr>
          <w:rStyle w:val="VerbatimChar"/>
        </w:rPr>
        <w:t>tp</w:t>
      </w:r>
      <w:proofErr w:type="spellEnd"/>
      <w:r>
        <w:rPr>
          <w:rStyle w:val="VerbatimChar"/>
        </w:rPr>
        <w:t>", k = 10)</w:t>
      </w:r>
      <w:r>
        <w:t>.</w:t>
      </w:r>
    </w:p>
    <w:p w14:paraId="3B2627AB" w14:textId="77777777" w:rsidR="002C0C50" w:rsidRDefault="00000000">
      <w:pPr>
        <w:pStyle w:val="BodyText"/>
      </w:pPr>
      <w:del w:id="166" w:author="Clint Dale Kelly" w:date="2026-08-27T11:50:00Z" w16du:dateUtc="2026-08-27T15:50:00Z">
        <w:r>
          <w:delText>Pairing status was</w:delText>
        </w:r>
      </w:del>
      <w:ins w:id="167" w:author="Clint Dale Kelly" w:date="2026-08-27T11:50:00Z" w16du:dateUtc="2026-08-27T15:50:00Z">
        <w:r>
          <w:t>I</w:t>
        </w:r>
      </w:ins>
      <w:r>
        <w:t xml:space="preserve"> modelled </w:t>
      </w:r>
      <w:ins w:id="168" w:author="Clint Dale Kelly" w:date="2026-08-27T11:50:00Z" w16du:dateUtc="2026-08-27T15:50:00Z">
        <w:r>
          <w:t xml:space="preserve">pairing status </w:t>
        </w:r>
      </w:ins>
      <w:r>
        <w:t xml:space="preserve">using a binomial error distribution and logit link. </w:t>
      </w:r>
      <w:del w:id="169" w:author="Clint Dale Kelly" w:date="2026-08-27T11:50:00Z" w16du:dateUtc="2026-08-27T15:50:00Z">
        <w:r>
          <w:delText>Body and hind leg length were represented by separate</w:delText>
        </w:r>
      </w:del>
      <w:ins w:id="170" w:author="Clint Dale Kelly" w:date="2026-08-27T11:50:00Z" w16du:dateUtc="2026-08-27T15:50:00Z">
        <w:r>
          <w:t>Separate</w:t>
        </w:r>
      </w:ins>
      <w:r>
        <w:t xml:space="preserve"> penalized thin-plate regression splines, each with a basis dimension of (k=10), </w:t>
      </w:r>
      <w:del w:id="171" w:author="Clint Dale Kelly" w:date="2026-08-27T11:50:00Z" w16du:dateUtc="2026-08-27T15:50:00Z">
        <w:r>
          <w:delText>and</w:delText>
        </w:r>
      </w:del>
      <w:ins w:id="172" w:author="Clint Dale Kelly" w:date="2026-08-27T11:50:00Z" w16du:dateUtc="2026-08-27T15:50:00Z">
        <w:r>
          <w:t>represented body and hind leg length, and I selected</w:t>
        </w:r>
      </w:ins>
      <w:r>
        <w:t xml:space="preserve"> smoothing parameters</w:t>
      </w:r>
      <w:del w:id="173" w:author="Clint Dale Kelly" w:date="2026-08-27T11:50:00Z" w16du:dateUtc="2026-08-27T15:50:00Z">
        <w:r>
          <w:delText xml:space="preserve"> were selected</w:delText>
        </w:r>
      </w:del>
      <w:r>
        <w:t xml:space="preserve"> using the </w:t>
      </w:r>
      <w:r>
        <w:rPr>
          <w:rStyle w:val="VerbatimChar"/>
        </w:rPr>
        <w:t>method = "</w:t>
      </w:r>
      <w:proofErr w:type="spellStart"/>
      <w:r>
        <w:rPr>
          <w:rStyle w:val="VerbatimChar"/>
        </w:rPr>
        <w:t>GCV.Cp</w:t>
      </w:r>
      <w:proofErr w:type="spellEnd"/>
      <w:r>
        <w:rPr>
          <w:rStyle w:val="VerbatimChar"/>
        </w:rPr>
        <w:t>"</w:t>
      </w:r>
      <w:r>
        <w:t xml:space="preserve"> option (Wood, </w:t>
      </w:r>
      <w:r>
        <w:lastRenderedPageBreak/>
        <w:t>2017). The models were additive on the logit scale and did not include an explicit tensor-product interaction between the two traits.</w:t>
      </w:r>
    </w:p>
    <w:p w14:paraId="41CCA57C" w14:textId="77777777" w:rsidR="002C0C50" w:rsidRDefault="00000000">
      <w:pPr>
        <w:pStyle w:val="BodyText"/>
      </w:pPr>
      <w:r>
        <w:t xml:space="preserve">I estimated standardized selection differentials and gradients following Lande and Arnold (1983) using the </w:t>
      </w:r>
      <w:proofErr w:type="spellStart"/>
      <w:r>
        <w:rPr>
          <w:i/>
          <w:iCs/>
        </w:rPr>
        <w:t>gsg</w:t>
      </w:r>
      <w:proofErr w:type="spellEnd"/>
      <w:r>
        <w:t xml:space="preserve"> package (Morrissey &amp; </w:t>
      </w:r>
      <w:proofErr w:type="spellStart"/>
      <w:r>
        <w:t>Sakrejda</w:t>
      </w:r>
      <w:proofErr w:type="spellEnd"/>
      <w:r>
        <w:t xml:space="preserve">, 2013). </w:t>
      </w:r>
      <w:del w:id="174" w:author="Clint Dale Kelly" w:date="2026-08-27T11:50:00Z" w16du:dateUtc="2026-08-27T15:50:00Z">
        <w:r>
          <w:delText>The GAMs were</w:delText>
        </w:r>
      </w:del>
      <w:ins w:id="175" w:author="Clint Dale Kelly" w:date="2026-08-27T11:50:00Z" w16du:dateUtc="2026-08-27T15:50:00Z">
        <w:r>
          <w:t>I</w:t>
        </w:r>
      </w:ins>
      <w:r>
        <w:t xml:space="preserve"> fitted</w:t>
      </w:r>
      <w:ins w:id="176" w:author="Clint Dale Kelly" w:date="2026-08-27T11:50:00Z" w16du:dateUtc="2026-08-27T15:50:00Z">
        <w:r>
          <w:t xml:space="preserve"> the GAMs</w:t>
        </w:r>
      </w:ins>
      <w:r>
        <w:t xml:space="preserve"> to traits measured in </w:t>
      </w:r>
      <w:proofErr w:type="spellStart"/>
      <w:r>
        <w:t>millimetres</w:t>
      </w:r>
      <w:proofErr w:type="spellEnd"/>
      <w:r>
        <w:t xml:space="preserve">, but </w:t>
      </w:r>
      <w:proofErr w:type="spellStart"/>
      <w:r>
        <w:rPr>
          <w:rStyle w:val="VerbatimChar"/>
        </w:rPr>
        <w:t>gsg</w:t>
      </w:r>
      <w:proofErr w:type="spellEnd"/>
      <w:r>
        <w:t xml:space="preserve"> standardized the resulting differentials and gradients to units of one within-sex phenotypic standard deviation. </w:t>
      </w:r>
      <w:del w:id="177" w:author="Clint Dale Kelly" w:date="2026-08-27T11:50:00Z" w16du:dateUtc="2026-08-27T15:50:00Z">
        <w:r>
          <w:delText>Standardized</w:delText>
        </w:r>
      </w:del>
      <w:ins w:id="178" w:author="Clint Dale Kelly" w:date="2026-08-27T11:50:00Z" w16du:dateUtc="2026-08-27T15:50:00Z">
        <w:r>
          <w:t>I calculated standardized</w:t>
        </w:r>
      </w:ins>
      <w:r>
        <w:t xml:space="preserve"> directional and quadratic selection differentials</w:t>
      </w:r>
      <w:del w:id="179" w:author="Clint Dale Kelly" w:date="2026-08-27T11:50:00Z" w16du:dateUtc="2026-08-27T15:50:00Z">
        <w:r>
          <w:delText xml:space="preserve"> were calculated</w:delText>
        </w:r>
      </w:del>
      <w:r>
        <w:t xml:space="preserve"> separately for each trait using </w:t>
      </w:r>
      <w:proofErr w:type="spellStart"/>
      <w:proofErr w:type="gramStart"/>
      <w:r>
        <w:rPr>
          <w:rStyle w:val="VerbatimChar"/>
        </w:rPr>
        <w:t>moments.differentials</w:t>
      </w:r>
      <w:proofErr w:type="spellEnd"/>
      <w:proofErr w:type="gramEnd"/>
      <w:r>
        <w:rPr>
          <w:rStyle w:val="VerbatimChar"/>
        </w:rPr>
        <w:t>()</w:t>
      </w:r>
      <w:r>
        <w:t xml:space="preserve"> with 10,000 bootstrap replicates. Directional differentials (</w:t>
      </w:r>
      <w:r>
        <w:rPr>
          <w:i/>
          <w:iCs/>
        </w:rPr>
        <w:t>S</w:t>
      </w:r>
      <w:r>
        <w:t>) describe the total association between a trait and pairing status, whereas quadratic differentials (</w:t>
      </w:r>
      <w:r>
        <w:rPr>
          <w:i/>
          <w:iCs/>
        </w:rPr>
        <w:t>C</w:t>
      </w:r>
      <w:r>
        <w:t>) describe changes in trait variance associated with pairing status.</w:t>
      </w:r>
    </w:p>
    <w:p w14:paraId="62F56222" w14:textId="77777777" w:rsidR="002C0C50" w:rsidRDefault="00000000">
      <w:pPr>
        <w:pStyle w:val="BodyText"/>
      </w:pPr>
      <w:del w:id="180" w:author="Clint Dale Kelly" w:date="2026-08-27T11:50:00Z" w16du:dateUtc="2026-08-27T15:50:00Z">
        <w:r>
          <w:delText>Standardized</w:delText>
        </w:r>
      </w:del>
      <w:ins w:id="181" w:author="Clint Dale Kelly" w:date="2026-08-27T11:50:00Z" w16du:dateUtc="2026-08-27T15:50:00Z">
        <w:r>
          <w:t>I calculated standardized</w:t>
        </w:r>
      </w:ins>
      <w:r>
        <w:t xml:space="preserve"> linear, diagonal quadratic, and correlational selection gradients </w:t>
      </w:r>
      <w:del w:id="182" w:author="Clint Dale Kelly" w:date="2026-08-27T11:50:00Z" w16du:dateUtc="2026-08-27T15:50:00Z">
        <w:r>
          <w:delText xml:space="preserve">were calculated </w:delText>
        </w:r>
      </w:del>
      <w:r>
        <w:t xml:space="preserve">from each fitted GAM using </w:t>
      </w:r>
      <w:proofErr w:type="spellStart"/>
      <w:proofErr w:type="gramStart"/>
      <w:r>
        <w:rPr>
          <w:rStyle w:val="VerbatimChar"/>
        </w:rPr>
        <w:t>gam.gradients</w:t>
      </w:r>
      <w:proofErr w:type="spellEnd"/>
      <w:proofErr w:type="gramEnd"/>
      <w:r>
        <w:rPr>
          <w:rStyle w:val="VerbatimChar"/>
        </w:rPr>
        <w:t>()</w:t>
      </w:r>
      <w:r>
        <w:t>. Linear gradients (β) describe the average directional association between a trait and relative pairing status after accounting for the other trait. Diagonal quadratic gradients (</w:t>
      </w:r>
      <w:proofErr w:type="spellStart"/>
      <w:r>
        <w:t>γ</w:t>
      </w:r>
      <w:r>
        <w:rPr>
          <w:vertAlign w:val="subscript"/>
        </w:rPr>
        <w:t>ii</w:t>
      </w:r>
      <w:proofErr w:type="spellEnd"/>
      <w:r>
        <w:t>) describe average response-scale curvature, whereas the correlational gradient (</w:t>
      </w:r>
      <w:proofErr w:type="spellStart"/>
      <w:r>
        <w:t>γ</w:t>
      </w:r>
      <w:r>
        <w:rPr>
          <w:vertAlign w:val="subscript"/>
        </w:rPr>
        <w:t>ij</w:t>
      </w:r>
      <w:proofErr w:type="spellEnd"/>
      <w:r>
        <w:t>) is the response-scale cross-derivative describing how the association between one trait and pairing status varies with the other trait (Brodie et al., 1995; Phillips &amp; Arnold, 1989). Because the models used a nonlinear logit link, the response-scale correlational gradient can be nonzero even though the GAM predictor contained separate additive smooths rather than an explicit interaction term.</w:t>
      </w:r>
    </w:p>
    <w:p w14:paraId="7AC29541" w14:textId="77777777" w:rsidR="002C0C50" w:rsidRDefault="00000000">
      <w:pPr>
        <w:pStyle w:val="BodyText"/>
      </w:pPr>
      <w:r>
        <w:t xml:space="preserve">The </w:t>
      </w:r>
      <w:proofErr w:type="spellStart"/>
      <w:proofErr w:type="gramStart"/>
      <w:r>
        <w:rPr>
          <w:rStyle w:val="VerbatimChar"/>
        </w:rPr>
        <w:t>gam.gradients</w:t>
      </w:r>
      <w:proofErr w:type="spellEnd"/>
      <w:proofErr w:type="gramEnd"/>
      <w:r>
        <w:rPr>
          <w:rStyle w:val="VerbatimChar"/>
        </w:rPr>
        <w:t>()</w:t>
      </w:r>
      <w:r>
        <w:t xml:space="preserve"> function derives gradients from the fitted absolute-fitness function, divides them by mean fitness, and standardizes them by the observed phenotypic standard deviations. The returned estimates are therefore expressed on the standardized relative-fitness </w:t>
      </w:r>
      <w:r>
        <w:lastRenderedPageBreak/>
        <w:t xml:space="preserve">scale (Morrissey &amp; </w:t>
      </w:r>
      <w:proofErr w:type="spellStart"/>
      <w:r>
        <w:t>Sakrejda</w:t>
      </w:r>
      <w:proofErr w:type="spellEnd"/>
      <w:r>
        <w:t xml:space="preserve">, 2013). </w:t>
      </w:r>
      <w:del w:id="183" w:author="Clint Dale Kelly" w:date="2026-08-27T11:50:00Z" w16du:dateUtc="2026-08-27T15:50:00Z">
        <w:r>
          <w:delText>Diagonal</w:delText>
        </w:r>
      </w:del>
      <w:ins w:id="184" w:author="Clint Dale Kelly" w:date="2026-08-27T11:50:00Z" w16du:dateUtc="2026-08-27T15:50:00Z">
        <w:r>
          <w:t>I report diagonal</w:t>
        </w:r>
      </w:ins>
      <w:r>
        <w:t xml:space="preserve"> quadratic gradients and their standard errors </w:t>
      </w:r>
      <w:del w:id="185" w:author="Clint Dale Kelly" w:date="2026-08-27T11:50:00Z" w16du:dateUtc="2026-08-27T15:50:00Z">
        <w:r>
          <w:delText xml:space="preserve">were reported </w:delText>
        </w:r>
      </w:del>
      <w:r>
        <w:t xml:space="preserve">exactly as returned by </w:t>
      </w:r>
      <w:proofErr w:type="spellStart"/>
      <w:proofErr w:type="gramStart"/>
      <w:r>
        <w:rPr>
          <w:rStyle w:val="VerbatimChar"/>
        </w:rPr>
        <w:t>gam.gradients</w:t>
      </w:r>
      <w:proofErr w:type="spellEnd"/>
      <w:proofErr w:type="gramEnd"/>
      <w:del w:id="186" w:author="Clint Dale Kelly" w:date="2026-08-27T11:50:00Z" w16du:dateUtc="2026-08-27T15:50:00Z">
        <w:r>
          <w:rPr>
            <w:rStyle w:val="VerbatimChar"/>
          </w:rPr>
          <w:delText>()</w:delText>
        </w:r>
        <w:r>
          <w:delText>;</w:delText>
        </w:r>
      </w:del>
      <w:ins w:id="187" w:author="Clint Dale Kelly" w:date="2026-08-27T11:50:00Z" w16du:dateUtc="2026-08-27T15:50:00Z">
        <w:r>
          <w:rPr>
            <w:rStyle w:val="VerbatimChar"/>
          </w:rPr>
          <w:t>()</w:t>
        </w:r>
        <w:r>
          <w:t>, applying</w:t>
        </w:r>
      </w:ins>
      <w:r>
        <w:t xml:space="preserve"> no additional doubling</w:t>
      </w:r>
      <w:del w:id="188" w:author="Clint Dale Kelly" w:date="2026-08-27T11:50:00Z" w16du:dateUtc="2026-08-27T15:50:00Z">
        <w:r>
          <w:delText xml:space="preserve"> was applied. Standard</w:delText>
        </w:r>
      </w:del>
      <w:ins w:id="189" w:author="Clint Dale Kelly" w:date="2026-08-27T11:50:00Z" w16du:dateUtc="2026-08-27T15:50:00Z">
        <w:r>
          <w:t>. I obtained standard</w:t>
        </w:r>
      </w:ins>
      <w:r>
        <w:t xml:space="preserve"> errors and two-sided </w:t>
      </w:r>
      <w:r>
        <w:rPr>
          <w:i/>
          <w:iCs/>
        </w:rPr>
        <w:t>P</w:t>
      </w:r>
      <w:r>
        <w:t xml:space="preserve">-values </w:t>
      </w:r>
      <w:del w:id="190" w:author="Clint Dale Kelly" w:date="2026-08-27T11:50:00Z" w16du:dateUtc="2026-08-27T15:50:00Z">
        <w:r>
          <w:delText xml:space="preserve">were obtained </w:delText>
        </w:r>
      </w:del>
      <w:r>
        <w:t>from 10,000 parametric-bootstrap replicates (</w:t>
      </w:r>
      <w:proofErr w:type="spellStart"/>
      <w:proofErr w:type="gramStart"/>
      <w:r>
        <w:rPr>
          <w:rStyle w:val="VerbatimChar"/>
        </w:rPr>
        <w:t>se.method</w:t>
      </w:r>
      <w:proofErr w:type="spellEnd"/>
      <w:proofErr w:type="gramEnd"/>
      <w:r>
        <w:rPr>
          <w:rStyle w:val="VerbatimChar"/>
        </w:rPr>
        <w:t xml:space="preserve"> = "</w:t>
      </w:r>
      <w:proofErr w:type="spellStart"/>
      <w:proofErr w:type="gramStart"/>
      <w:r>
        <w:rPr>
          <w:rStyle w:val="VerbatimChar"/>
        </w:rPr>
        <w:t>boot.para</w:t>
      </w:r>
      <w:proofErr w:type="spellEnd"/>
      <w:proofErr w:type="gramEnd"/>
      <w:del w:id="191" w:author="Clint Dale Kelly" w:date="2026-08-27T11:50:00Z" w16du:dateUtc="2026-08-27T15:50:00Z">
        <w:r>
          <w:rPr>
            <w:rStyle w:val="VerbatimChar"/>
          </w:rPr>
          <w:delText>"</w:delText>
        </w:r>
        <w:r>
          <w:delText>). During bootstrapping,</w:delText>
        </w:r>
      </w:del>
      <w:ins w:id="192" w:author="Clint Dale Kelly" w:date="2026-08-27T11:50:00Z" w16du:dateUtc="2026-08-27T15:50:00Z">
        <w:r>
          <w:rPr>
            <w:rStyle w:val="VerbatimChar"/>
          </w:rPr>
          <w:t>"</w:t>
        </w:r>
        <w:r>
          <w:t>), fixing</w:t>
        </w:r>
      </w:ins>
      <w:r>
        <w:t xml:space="preserve"> smoothing parameters </w:t>
      </w:r>
      <w:del w:id="193" w:author="Clint Dale Kelly" w:date="2026-08-27T11:50:00Z" w16du:dateUtc="2026-08-27T15:50:00Z">
        <w:r>
          <w:delText>were fixed</w:delText>
        </w:r>
      </w:del>
      <w:ins w:id="194" w:author="Clint Dale Kelly" w:date="2026-08-27T11:50:00Z" w16du:dateUtc="2026-08-27T15:50:00Z">
        <w:r>
          <w:t>during bootstrapping</w:t>
        </w:r>
      </w:ins>
      <w:r>
        <w:t xml:space="preserve"> at the values estimated from the original data (</w:t>
      </w:r>
      <w:proofErr w:type="spellStart"/>
      <w:proofErr w:type="gramStart"/>
      <w:r>
        <w:rPr>
          <w:rStyle w:val="VerbatimChar"/>
        </w:rPr>
        <w:t>refit.smooth</w:t>
      </w:r>
      <w:proofErr w:type="spellEnd"/>
      <w:proofErr w:type="gramEnd"/>
      <w:r>
        <w:rPr>
          <w:rStyle w:val="VerbatimChar"/>
        </w:rPr>
        <w:t xml:space="preserve"> = FALSE</w:t>
      </w:r>
      <w:r>
        <w:t xml:space="preserve">). </w:t>
      </w:r>
      <w:del w:id="195" w:author="Clint Dale Kelly" w:date="2026-08-27T11:50:00Z" w16du:dateUtc="2026-08-27T15:50:00Z">
        <w:r>
          <w:delText>Values</w:delText>
        </w:r>
      </w:del>
      <w:ins w:id="196" w:author="Clint Dale Kelly" w:date="2026-08-27T11:50:00Z" w16du:dateUtc="2026-08-27T15:50:00Z">
        <w:r>
          <w:t>I report values</w:t>
        </w:r>
      </w:ins>
      <w:r>
        <w:t xml:space="preserve"> returned as zero </w:t>
      </w:r>
      <w:del w:id="197" w:author="Clint Dale Kelly" w:date="2026-08-27T11:50:00Z" w16du:dateUtc="2026-08-27T15:50:00Z">
        <w:r>
          <w:delText xml:space="preserve">were reported </w:delText>
        </w:r>
      </w:del>
      <w:r>
        <w:t xml:space="preserve">as </w:t>
      </w:r>
      <w:r>
        <w:rPr>
          <w:i/>
          <w:iCs/>
        </w:rPr>
        <w:t>P</w:t>
      </w:r>
      <w:r>
        <w:t xml:space="preserve"> &lt; 0.001. </w:t>
      </w:r>
      <w:del w:id="198" w:author="Clint Dale Kelly" w:date="2026-08-27T11:50:00Z" w16du:dateUtc="2026-08-27T15:50:00Z">
        <w:r>
          <w:delText>The</w:delText>
        </w:r>
      </w:del>
      <w:ins w:id="199" w:author="Clint Dale Kelly" w:date="2026-08-27T11:50:00Z" w16du:dateUtc="2026-08-27T15:50:00Z">
        <w:r>
          <w:t>I estimated the</w:t>
        </w:r>
      </w:ins>
      <w:r>
        <w:t xml:space="preserve"> gradients</w:t>
      </w:r>
      <w:del w:id="200" w:author="Clint Dale Kelly" w:date="2026-08-27T11:50:00Z" w16du:dateUtc="2026-08-27T15:50:00Z">
        <w:r>
          <w:delText xml:space="preserve"> were estimated</w:delText>
        </w:r>
      </w:del>
      <w:r>
        <w:t xml:space="preserve"> separately by sex, so statistical support for a gradient in one sex but not the other does not by itself demonstrate that the corresponding gradients differed between the sexes.</w:t>
      </w:r>
    </w:p>
    <w:p w14:paraId="15E4D5D4" w14:textId="77777777" w:rsidR="002C0C50" w:rsidRDefault="00000000">
      <w:pPr>
        <w:pStyle w:val="BodyText"/>
      </w:pPr>
      <w:r>
        <w:t xml:space="preserve">To </w:t>
      </w:r>
      <w:del w:id="201" w:author="Clint Dale Kelly" w:date="2026-08-27T11:50:00Z" w16du:dateUtc="2026-08-27T15:50:00Z">
        <w:r>
          <w:delText>evaluate whether</w:delText>
        </w:r>
      </w:del>
      <w:ins w:id="202" w:author="Clint Dale Kelly" w:date="2026-08-27T11:50:00Z" w16du:dateUtc="2026-08-27T15:50:00Z">
        <w:r>
          <w:t>test</w:t>
        </w:r>
      </w:ins>
      <w:r>
        <w:t xml:space="preserve"> the apparent </w:t>
      </w:r>
      <w:ins w:id="203" w:author="Clint Dale Kelly" w:date="2026-08-27T11:50:00Z" w16du:dateUtc="2026-08-27T15:50:00Z">
        <w:r>
          <w:t xml:space="preserve">sex </w:t>
        </w:r>
      </w:ins>
      <w:r>
        <w:t xml:space="preserve">contrast in correlational selection </w:t>
      </w:r>
      <w:del w:id="204" w:author="Clint Dale Kelly" w:date="2026-08-27T11:50:00Z" w16du:dateUtc="2026-08-27T15:50:00Z">
        <w:r>
          <w:delText>was supported by a formal sex comparison</w:delText>
        </w:r>
      </w:del>
      <w:ins w:id="205" w:author="Clint Dale Kelly" w:date="2026-08-27T11:50:00Z" w16du:dateUtc="2026-08-27T15:50:00Z">
        <w:r>
          <w:t>directly</w:t>
        </w:r>
      </w:ins>
      <w:r>
        <w:t>, I fitted an additional pooled quadratic logistic regression</w:t>
      </w:r>
      <w:del w:id="206" w:author="Clint Dale Kelly" w:date="2026-08-27T11:50:00Z" w16du:dateUtc="2026-08-27T15:50:00Z">
        <w:r>
          <w:delText>. Body length</w:delText>
        </w:r>
      </w:del>
      <w:ins w:id="207" w:author="Clint Dale Kelly" w:date="2026-08-27T11:50:00Z" w16du:dateUtc="2026-08-27T15:50:00Z">
        <w:r>
          <w:t>, standardizing body</w:t>
        </w:r>
      </w:ins>
      <w:r>
        <w:t xml:space="preserve"> and hind leg length</w:t>
      </w:r>
      <w:del w:id="208" w:author="Clint Dale Kelly" w:date="2026-08-27T11:50:00Z" w16du:dateUtc="2026-08-27T15:50:00Z">
        <w:r>
          <w:delText xml:space="preserve"> were standardized</w:delText>
        </w:r>
      </w:del>
      <w:r>
        <w:t xml:space="preserve"> separately within each sex</w:t>
      </w:r>
      <w:del w:id="209" w:author="Clint Dale Kelly" w:date="2026-08-27T11:50:00Z" w16du:dateUtc="2026-08-27T15:50:00Z">
        <w:r>
          <w:delText xml:space="preserve"> to means of zero and standard deviations of one. Pairing status was modelled as a binary response variable with a binomial error distribution and a logit link.</w:delText>
        </w:r>
      </w:del>
      <w:ins w:id="210" w:author="Clint Dale Kelly" w:date="2026-08-27T11:50:00Z" w16du:dateUtc="2026-08-27T15:50:00Z">
        <w:r>
          <w:t>.</w:t>
        </w:r>
      </w:ins>
      <w:r>
        <w:t xml:space="preserve"> The model included sex; the linear, squared, and cross-product terms for </w:t>
      </w:r>
      <w:del w:id="211" w:author="Clint Dale Kelly" w:date="2026-08-27T11:50:00Z" w16du:dateUtc="2026-08-27T15:50:00Z">
        <w:r>
          <w:delText>standardized body and hind leg length</w:delText>
        </w:r>
      </w:del>
      <w:ins w:id="212" w:author="Clint Dale Kelly" w:date="2026-08-27T11:50:00Z" w16du:dateUtc="2026-08-27T15:50:00Z">
        <w:r>
          <w:t>both traits</w:t>
        </w:r>
      </w:ins>
      <w:r>
        <w:t xml:space="preserve">; and interactions between sex and each morphological term. The sex × body length × hind leg length term tested whether the logit-scale </w:t>
      </w:r>
      <w:del w:id="213" w:author="Clint Dale Kelly" w:date="2026-08-27T11:50:00Z" w16du:dateUtc="2026-08-27T15:50:00Z">
        <w:r>
          <w:delText>body length × hind leg length</w:delText>
        </w:r>
      </w:del>
      <w:ins w:id="214" w:author="Clint Dale Kelly" w:date="2026-08-27T11:50:00Z" w16du:dateUtc="2026-08-27T15:50:00Z">
        <w:r>
          <w:t>cross-product</w:t>
        </w:r>
      </w:ins>
      <w:r>
        <w:t xml:space="preserve"> association differed between females and males. Because the male and female in </w:t>
      </w:r>
      <w:del w:id="215" w:author="Clint Dale Kelly" w:date="2026-08-27T11:50:00Z" w16du:dateUtc="2026-08-27T15:50:00Z">
        <w:r>
          <w:delText>an</w:delText>
        </w:r>
      </w:del>
      <w:ins w:id="216" w:author="Clint Dale Kelly" w:date="2026-08-27T11:50:00Z" w16du:dateUtc="2026-08-27T15:50:00Z">
        <w:r>
          <w:t>each</w:t>
        </w:r>
      </w:ins>
      <w:r>
        <w:t xml:space="preserve"> observed pair shared the same pairing event, I calculated cluster-robust standard errors with </w:t>
      </w:r>
      <w:del w:id="217" w:author="Clint Dale Kelly" w:date="2026-08-27T11:50:00Z" w16du:dateUtc="2026-08-27T15:50:00Z">
        <w:r>
          <w:delText xml:space="preserve">observed </w:delText>
        </w:r>
      </w:del>
      <w:r>
        <w:t>pair</w:t>
      </w:r>
      <w:ins w:id="218" w:author="Clint Dale Kelly" w:date="2026-08-27T11:50:00Z" w16du:dateUtc="2026-08-27T15:50:00Z">
        <w:r>
          <w:t xml:space="preserve"> identity</w:t>
        </w:r>
      </w:ins>
      <w:r>
        <w:t xml:space="preserve"> as the clustering variable</w:t>
      </w:r>
      <w:del w:id="219" w:author="Clint Dale Kelly" w:date="2026-08-27T11:50:00Z" w16du:dateUtc="2026-08-27T15:50:00Z">
        <w:r>
          <w:delText>;</w:delText>
        </w:r>
      </w:del>
      <w:ins w:id="220" w:author="Clint Dale Kelly" w:date="2026-08-27T11:50:00Z" w16du:dateUtc="2026-08-27T15:50:00Z">
        <w:r>
          <w:t>, assigning</w:t>
        </w:r>
      </w:ins>
      <w:r>
        <w:t xml:space="preserve"> unpaired individuals </w:t>
      </w:r>
      <w:del w:id="221" w:author="Clint Dale Kelly" w:date="2026-08-27T11:50:00Z" w16du:dateUtc="2026-08-27T15:50:00Z">
        <w:r>
          <w:delText xml:space="preserve">were assigned </w:delText>
        </w:r>
      </w:del>
      <w:ins w:id="222" w:author="Clint Dale Kelly" w:date="2026-08-27T11:50:00Z" w16du:dateUtc="2026-08-27T15:50:00Z">
        <w:r>
          <w:t xml:space="preserve">to </w:t>
        </w:r>
      </w:ins>
      <w:r>
        <w:t xml:space="preserve">unique singleton clusters. </w:t>
      </w:r>
      <w:del w:id="223" w:author="Clint Dale Kelly" w:date="2026-08-27T11:50:00Z" w16du:dateUtc="2026-08-27T15:50:00Z">
        <w:r>
          <w:delText xml:space="preserve">Inference was based on a two-sided cluster-robust Wald test. </w:delText>
        </w:r>
      </w:del>
      <w:r>
        <w:t xml:space="preserve">This </w:t>
      </w:r>
      <w:del w:id="224" w:author="Clint Dale Kelly" w:date="2026-08-27T11:50:00Z" w16du:dateUtc="2026-08-27T15:50:00Z">
        <w:r>
          <w:delText>pooled test was used to assess sex heterogeneity in the cross-product association and</w:delText>
        </w:r>
      </w:del>
      <w:ins w:id="225" w:author="Clint Dale Kelly" w:date="2026-08-27T11:50:00Z" w16du:dateUtc="2026-08-27T15:50:00Z">
        <w:r>
          <w:t>test</w:t>
        </w:r>
      </w:ins>
      <w:r>
        <w:t xml:space="preserve"> is complementary to, but not numerically identical to, the response-scale </w:t>
      </w:r>
      <w:del w:id="226" w:author="Clint Dale Kelly" w:date="2026-08-27T11:50:00Z" w16du:dateUtc="2026-08-27T15:50:00Z">
        <w:r>
          <w:delText xml:space="preserve">correlational </w:delText>
        </w:r>
      </w:del>
      <w:r>
        <w:t xml:space="preserve">gradients returned by </w:t>
      </w:r>
      <w:proofErr w:type="spellStart"/>
      <w:proofErr w:type="gramStart"/>
      <w:r>
        <w:rPr>
          <w:rStyle w:val="VerbatimChar"/>
        </w:rPr>
        <w:lastRenderedPageBreak/>
        <w:t>gam.gradients</w:t>
      </w:r>
      <w:proofErr w:type="spellEnd"/>
      <w:proofErr w:type="gramEnd"/>
      <w:r>
        <w:rPr>
          <w:rStyle w:val="VerbatimChar"/>
        </w:rPr>
        <w:t>()</w:t>
      </w:r>
      <w:r>
        <w:t xml:space="preserve">. </w:t>
      </w:r>
      <w:del w:id="227" w:author="Clint Dale Kelly" w:date="2026-08-27T11:50:00Z" w16du:dateUtc="2026-08-27T15:50:00Z">
        <w:r>
          <w:delText xml:space="preserve">The </w:delText>
        </w:r>
      </w:del>
      <w:ins w:id="228" w:author="Clint Dale Kelly" w:date="2026-08-27T11:50:00Z" w16du:dateUtc="2026-08-27T15:50:00Z">
        <w:r>
          <w:t xml:space="preserve">I calculated the </w:t>
        </w:r>
      </w:ins>
      <w:r>
        <w:t xml:space="preserve">pooled model </w:t>
      </w:r>
      <w:del w:id="229" w:author="Clint Dale Kelly" w:date="2026-08-27T11:50:00Z" w16du:dateUtc="2026-08-27T15:50:00Z">
        <w:r>
          <w:delText xml:space="preserve">was fitted using </w:delText>
        </w:r>
        <w:r>
          <w:rPr>
            <w:rStyle w:val="VerbatimChar"/>
          </w:rPr>
          <w:delText>glm</w:delText>
        </w:r>
        <w:r>
          <w:delText>, and</w:delText>
        </w:r>
      </w:del>
      <w:ins w:id="230" w:author="Clint Dale Kelly" w:date="2026-08-27T11:50:00Z" w16du:dateUtc="2026-08-27T15:50:00Z">
        <w:r>
          <w:t>and its cluster-robust Wald test in R from</w:t>
        </w:r>
      </w:ins>
      <w:r>
        <w:t xml:space="preserve"> the </w:t>
      </w:r>
      <w:del w:id="231" w:author="Clint Dale Kelly" w:date="2026-08-27T11:50:00Z" w16du:dateUtc="2026-08-27T15:50:00Z">
        <w:r>
          <w:delText xml:space="preserve">clustered covariance matrix and Wald test were calculated using the </w:delText>
        </w:r>
        <w:r>
          <w:rPr>
            <w:i/>
            <w:iCs/>
          </w:rPr>
          <w:delText>sandwich</w:delText>
        </w:r>
        <w:r>
          <w:delText xml:space="preserve"> (Zeileis et al., 2020) and </w:delText>
        </w:r>
        <w:r>
          <w:rPr>
            <w:i/>
            <w:iCs/>
          </w:rPr>
          <w:delText>lmtest</w:delText>
        </w:r>
        <w:r>
          <w:delText xml:space="preserve"> (Zeileis &amp; Hothorn, 2002) packages, respectively</w:delText>
        </w:r>
      </w:del>
      <w:ins w:id="232" w:author="Clint Dale Kelly" w:date="2026-08-27T11:50:00Z" w16du:dateUtc="2026-08-27T15:50:00Z">
        <w:r>
          <w:t>binomial score contributions of each pair or singleton cluster</w:t>
        </w:r>
      </w:ins>
      <w:r>
        <w:t>.</w:t>
      </w:r>
    </w:p>
    <w:p w14:paraId="06EBD932" w14:textId="77777777" w:rsidR="002C0C50" w:rsidRDefault="00000000">
      <w:pPr>
        <w:pStyle w:val="BodyText"/>
      </w:pPr>
      <w:r>
        <w:t xml:space="preserve">For the one-dimensional visualizations, I used </w:t>
      </w:r>
      <w:proofErr w:type="spellStart"/>
      <w:proofErr w:type="gramStart"/>
      <w:r>
        <w:rPr>
          <w:rStyle w:val="VerbatimChar"/>
        </w:rPr>
        <w:t>fitness.landscape</w:t>
      </w:r>
      <w:proofErr w:type="spellEnd"/>
      <w:proofErr w:type="gramEnd"/>
      <w:r>
        <w:rPr>
          <w:rStyle w:val="VerbatimChar"/>
        </w:rPr>
        <w:t>()</w:t>
      </w:r>
      <w:r>
        <w:t xml:space="preserve"> to calculate predicted mean pairing probability across 25 values of the focal trait spanning one phenotypic standard deviation below to one </w:t>
      </w:r>
      <w:del w:id="233" w:author="Clint Dale Kelly" w:date="2026-08-27T11:50:00Z" w16du:dateUtc="2026-08-27T15:50:00Z">
        <w:r>
          <w:delText xml:space="preserve">phenotypic </w:delText>
        </w:r>
      </w:del>
      <w:r>
        <w:t xml:space="preserve">standard deviation above its sex-specific mean. When body length was the focal trait, </w:t>
      </w:r>
      <w:ins w:id="234" w:author="Clint Dale Kelly" w:date="2026-08-27T11:50:00Z" w16du:dateUtc="2026-08-27T15:50:00Z">
        <w:r>
          <w:t xml:space="preserve">I retained </w:t>
        </w:r>
      </w:ins>
      <w:r>
        <w:t xml:space="preserve">hind leg length </w:t>
      </w:r>
      <w:del w:id="235" w:author="Clint Dale Kelly" w:date="2026-08-27T11:50:00Z" w16du:dateUtc="2026-08-27T15:50:00Z">
        <w:r>
          <w:delText xml:space="preserve">was retained </w:delText>
        </w:r>
      </w:del>
      <w:r>
        <w:t xml:space="preserve">at its observed </w:t>
      </w:r>
      <w:del w:id="236" w:author="Clint Dale Kelly" w:date="2026-08-27T11:50:00Z" w16du:dateUtc="2026-08-27T15:50:00Z">
        <w:r>
          <w:delText xml:space="preserve">values for each </w:delText>
        </w:r>
      </w:del>
      <w:r>
        <w:t>individual</w:t>
      </w:r>
      <w:ins w:id="237" w:author="Clint Dale Kelly" w:date="2026-08-27T11:50:00Z" w16du:dateUtc="2026-08-27T15:50:00Z">
        <w:r>
          <w:t xml:space="preserve"> values</w:t>
        </w:r>
      </w:ins>
      <w:r>
        <w:t>, and vice versa</w:t>
      </w:r>
      <w:del w:id="238" w:author="Clint Dale Kelly" w:date="2026-08-27T11:50:00Z" w16du:dateUtc="2026-08-27T15:50:00Z">
        <w:r>
          <w:delText>; predictions were</w:delText>
        </w:r>
      </w:del>
      <w:ins w:id="239" w:author="Clint Dale Kelly" w:date="2026-08-27T11:50:00Z" w16du:dateUtc="2026-08-27T15:50:00Z">
        <w:r>
          <w:t>,</w:t>
        </w:r>
      </w:ins>
      <w:r>
        <w:t xml:space="preserve"> then averaged </w:t>
      </w:r>
      <w:del w:id="240" w:author="Clint Dale Kelly" w:date="2026-08-27T11:50:00Z" w16du:dateUtc="2026-08-27T15:50:00Z">
        <w:r>
          <w:delText>over</w:delText>
        </w:r>
      </w:del>
      <w:ins w:id="241" w:author="Clint Dale Kelly" w:date="2026-08-27T11:50:00Z" w16du:dateUtc="2026-08-27T15:50:00Z">
        <w:r>
          <w:t>predictions across</w:t>
        </w:r>
      </w:ins>
      <w:r>
        <w:t xml:space="preserve"> the observed distribution of the alternate trait. Thus, these curves are marginal fitness landscapes rather than predictions conditional on a single fixed value of the alternate trait. Shaded regions and dashed lines show </w:t>
      </w:r>
      <w:del w:id="242" w:author="Clint Dale Kelly" w:date="2026-08-27T11:50:00Z" w16du:dateUtc="2026-08-27T15:50:00Z">
        <w:r>
          <w:delText xml:space="preserve">the </w:delText>
        </w:r>
      </w:del>
      <w:r>
        <w:t>central 95% parametric-bootstrap intervals based on 1,000 replicates, with smoothing parameters held fixed.</w:t>
      </w:r>
    </w:p>
    <w:p w14:paraId="20F808F7" w14:textId="77777777" w:rsidR="002C0C50" w:rsidRDefault="00000000">
      <w:pPr>
        <w:pStyle w:val="BodyText"/>
      </w:pPr>
      <w:del w:id="243" w:author="Clint Dale Kelly" w:date="2026-08-27T11:50:00Z" w16du:dateUtc="2026-08-27T15:50:00Z">
        <w:r>
          <w:delText xml:space="preserve">The </w:delText>
        </w:r>
      </w:del>
      <w:ins w:id="244" w:author="Clint Dale Kelly" w:date="2026-08-27T11:50:00Z" w16du:dateUtc="2026-08-27T15:50:00Z">
        <w:r>
          <w:t xml:space="preserve">I generated the </w:t>
        </w:r>
      </w:ins>
      <w:r>
        <w:t xml:space="preserve">two-dimensional male response surface </w:t>
      </w:r>
      <w:del w:id="245" w:author="Clint Dale Kelly" w:date="2026-08-27T11:50:00Z" w16du:dateUtc="2026-08-27T15:50:00Z">
        <w:r>
          <w:delText xml:space="preserve">was generated </w:delText>
        </w:r>
      </w:del>
      <w:r>
        <w:t>directly from the fitted male GAM</w:t>
      </w:r>
      <w:del w:id="246" w:author="Clint Dale Kelly" w:date="2026-08-27T11:50:00Z" w16du:dateUtc="2026-08-27T15:50:00Z">
        <w:r>
          <w:delText>. Predicted</w:delText>
        </w:r>
      </w:del>
      <w:ins w:id="247" w:author="Clint Dale Kelly" w:date="2026-08-27T11:50:00Z" w16du:dateUtc="2026-08-27T15:50:00Z">
        <w:r>
          <w:t>, calculating predicted</w:t>
        </w:r>
      </w:ins>
      <w:r>
        <w:t xml:space="preserve"> pairing probabilities </w:t>
      </w:r>
      <w:del w:id="248" w:author="Clint Dale Kelly" w:date="2026-08-27T11:50:00Z" w16du:dateUtc="2026-08-27T15:50:00Z">
        <w:r>
          <w:delText xml:space="preserve">were calculated </w:delText>
        </w:r>
      </w:del>
      <w:r>
        <w:t xml:space="preserve">on a 300 × 300 grid spanning the observed ranges of male body and hind leg length. </w:t>
      </w:r>
      <w:del w:id="249" w:author="Clint Dale Kelly" w:date="2026-08-27T11:50:00Z" w16du:dateUtc="2026-08-27T15:50:00Z">
        <w:r>
          <w:delText>Predictions</w:delText>
        </w:r>
      </w:del>
      <w:ins w:id="250" w:author="Clint Dale Kelly" w:date="2026-08-27T11:50:00Z" w16du:dateUtc="2026-08-27T15:50:00Z">
        <w:r>
          <w:t>To avoid displaying unsupported extrapolations, I excluded predictions</w:t>
        </w:r>
      </w:ins>
      <w:r>
        <w:t xml:space="preserve"> for trait combinations outside the convex hull of the observed male phenotypes</w:t>
      </w:r>
      <w:del w:id="251" w:author="Clint Dale Kelly" w:date="2026-08-27T11:50:00Z" w16du:dateUtc="2026-08-27T15:50:00Z">
        <w:r>
          <w:delText xml:space="preserve"> were excluded to avoid displaying unsupported extrapolations, </w:delText>
        </w:r>
      </w:del>
      <w:ins w:id="252" w:author="Clint Dale Kelly" w:date="2026-08-27T11:50:00Z" w16du:dateUtc="2026-08-27T15:50:00Z">
        <w:r>
          <w:t xml:space="preserve">, </w:t>
        </w:r>
      </w:ins>
      <w:r>
        <w:t xml:space="preserve">and </w:t>
      </w:r>
      <w:ins w:id="253" w:author="Clint Dale Kelly" w:date="2026-08-27T11:50:00Z" w16du:dateUtc="2026-08-27T15:50:00Z">
        <w:r>
          <w:t xml:space="preserve">I superimposed </w:t>
        </w:r>
      </w:ins>
      <w:r>
        <w:t xml:space="preserve">the observed male phenotypes </w:t>
      </w:r>
      <w:del w:id="254" w:author="Clint Dale Kelly" w:date="2026-08-27T11:50:00Z" w16du:dateUtc="2026-08-27T15:50:00Z">
        <w:r>
          <w:delText xml:space="preserve">were superimposed </w:delText>
        </w:r>
      </w:del>
      <w:r>
        <w:t>on the surface.</w:t>
      </w:r>
    </w:p>
    <w:p w14:paraId="667CAF3D" w14:textId="77777777" w:rsidR="002C0C50" w:rsidRDefault="00000000">
      <w:pPr>
        <w:pStyle w:val="BodyText"/>
      </w:pPr>
      <w:del w:id="255" w:author="Clint Dale Kelly" w:date="2026-08-27T11:50:00Z" w16du:dateUtc="2026-08-27T15:50:00Z">
        <w:r>
          <w:delText>The</w:delText>
        </w:r>
      </w:del>
      <w:ins w:id="256" w:author="Clint Dale Kelly" w:date="2026-08-27T11:50:00Z" w16du:dateUtc="2026-08-27T15:50:00Z">
        <w:r>
          <w:t xml:space="preserve">I </w:t>
        </w:r>
        <w:proofErr w:type="spellStart"/>
        <w:r>
          <w:t>analysed</w:t>
        </w:r>
        <w:proofErr w:type="spellEnd"/>
        <w:r>
          <w:t xml:space="preserve"> the</w:t>
        </w:r>
      </w:ins>
      <w:r>
        <w:t xml:space="preserve"> relationship between female body length and egg load</w:t>
      </w:r>
      <w:del w:id="257" w:author="Clint Dale Kelly" w:date="2026-08-27T11:50:00Z" w16du:dateUtc="2026-08-27T15:50:00Z">
        <w:r>
          <w:delText xml:space="preserve"> was analysed</w:delText>
        </w:r>
      </w:del>
      <w:r>
        <w:t xml:space="preserve"> using a negative-binomial generalized linear model fitted with </w:t>
      </w:r>
      <w:proofErr w:type="gramStart"/>
      <w:r>
        <w:rPr>
          <w:rStyle w:val="VerbatimChar"/>
        </w:rPr>
        <w:t>MASS::</w:t>
      </w:r>
      <w:proofErr w:type="spellStart"/>
      <w:r>
        <w:rPr>
          <w:rStyle w:val="VerbatimChar"/>
        </w:rPr>
        <w:t>glm.nb</w:t>
      </w:r>
      <w:proofErr w:type="spellEnd"/>
      <w:proofErr w:type="gramEnd"/>
      <w:r>
        <w:rPr>
          <w:rStyle w:val="VerbatimChar"/>
        </w:rPr>
        <w:t>()</w:t>
      </w:r>
      <w:r>
        <w:t xml:space="preserve"> to accommodate </w:t>
      </w:r>
      <w:r>
        <w:lastRenderedPageBreak/>
        <w:t xml:space="preserve">overdispersion in egg counts (Venables &amp; Ripley, 2002). The model formula was </w:t>
      </w:r>
      <w:r>
        <w:rPr>
          <w:rStyle w:val="VerbatimChar"/>
        </w:rPr>
        <w:t>eggs ~ log(</w:t>
      </w:r>
      <w:proofErr w:type="spellStart"/>
      <w:r>
        <w:rPr>
          <w:rStyle w:val="VerbatimChar"/>
        </w:rPr>
        <w:t>total_body</w:t>
      </w:r>
      <w:proofErr w:type="spellEnd"/>
      <w:r>
        <w:rPr>
          <w:rStyle w:val="VerbatimChar"/>
        </w:rPr>
        <w:t>)</w:t>
      </w:r>
      <w:r>
        <w:t>, with the default logarithmic link. This analysis estimates the association between body length and egg load at collection; I interpret a positive association as consistent with, rather than definitive evidence of, fecundity selection.</w:t>
      </w:r>
    </w:p>
    <w:p w14:paraId="585BAA40" w14:textId="77777777" w:rsidR="002C0C50" w:rsidRDefault="00000000">
      <w:pPr>
        <w:pStyle w:val="BodyText"/>
      </w:pPr>
      <w:r>
        <w:t xml:space="preserve">I assessed body-length assortment among the 25 observed pairs by regressing standardized female body length on standardized male body length (Crespi, 1989; Jiang et al., 2013). I also conducted a two-sided randomization test with 10,000 iterations. In each iteration, </w:t>
      </w:r>
      <w:del w:id="258" w:author="Clint Dale Kelly" w:date="2026-08-27T11:50:00Z" w16du:dateUtc="2026-08-27T15:50:00Z">
        <w:r>
          <w:delText>females were</w:delText>
        </w:r>
      </w:del>
      <w:ins w:id="259" w:author="Clint Dale Kelly" w:date="2026-08-27T11:50:00Z" w16du:dateUtc="2026-08-27T15:50:00Z">
        <w:r>
          <w:t>I</w:t>
        </w:r>
      </w:ins>
      <w:r>
        <w:t xml:space="preserve"> randomly reassigned </w:t>
      </w:r>
      <w:ins w:id="260" w:author="Clint Dale Kelly" w:date="2026-08-27T11:50:00Z" w16du:dateUtc="2026-08-27T15:50:00Z">
        <w:r>
          <w:t xml:space="preserve">females </w:t>
        </w:r>
      </w:ins>
      <w:r>
        <w:t xml:space="preserve">among the sampled males, </w:t>
      </w:r>
      <w:ins w:id="261" w:author="Clint Dale Kelly" w:date="2026-08-27T11:50:00Z" w16du:dateUtc="2026-08-27T15:50:00Z">
        <w:r>
          <w:t xml:space="preserve">recalculated </w:t>
        </w:r>
      </w:ins>
      <w:r>
        <w:t>the regression slope</w:t>
      </w:r>
      <w:del w:id="262" w:author="Clint Dale Kelly" w:date="2026-08-27T11:50:00Z" w16du:dateUtc="2026-08-27T15:50:00Z">
        <w:r>
          <w:delText xml:space="preserve"> was recalculated</w:delText>
        </w:r>
      </w:del>
      <w:r>
        <w:t xml:space="preserve">, and </w:t>
      </w:r>
      <w:ins w:id="263" w:author="Clint Dale Kelly" w:date="2026-08-27T11:50:00Z" w16du:dateUtc="2026-08-27T15:50:00Z">
        <w:r>
          <w:t xml:space="preserve">compared </w:t>
        </w:r>
      </w:ins>
      <w:r>
        <w:t>the absolute randomized slope</w:t>
      </w:r>
      <w:del w:id="264" w:author="Clint Dale Kelly" w:date="2026-08-27T11:50:00Z" w16du:dateUtc="2026-08-27T15:50:00Z">
        <w:r>
          <w:delText xml:space="preserve"> was compared</w:delText>
        </w:r>
      </w:del>
      <w:r>
        <w:t xml:space="preserve"> with the absolute observed slope. The randomization </w:t>
      </w:r>
      <w:r>
        <w:rPr>
          <w:i/>
          <w:iCs/>
        </w:rPr>
        <w:t>P</w:t>
      </w:r>
      <w:r>
        <w:t>-value was the proportion of iterations producing a slope at least as extreme as the observed value.</w:t>
      </w:r>
    </w:p>
    <w:p w14:paraId="4F9F3317" w14:textId="77777777" w:rsidR="002C0C50" w:rsidRDefault="00000000">
      <w:pPr>
        <w:pStyle w:val="Heading1"/>
      </w:pPr>
      <w:bookmarkStart w:id="265" w:name="results"/>
      <w:bookmarkEnd w:id="86"/>
      <w:bookmarkEnd w:id="149"/>
      <w:r>
        <w:t>Results</w:t>
      </w:r>
    </w:p>
    <w:p w14:paraId="2977CB07" w14:textId="77777777" w:rsidR="002C0C50" w:rsidRDefault="00000000">
      <w:pPr>
        <w:pStyle w:val="Heading3"/>
        <w:rPr>
          <w:moveTo w:id="266" w:author="Clint Dale Kelly" w:date="2026-08-27T11:50:00Z" w16du:dateUtc="2026-08-27T15:50:00Z"/>
        </w:rPr>
      </w:pPr>
      <w:bookmarkStart w:id="267" w:name="sexual-dimorphism"/>
      <w:moveToRangeStart w:id="268" w:author="Clint Dale Kelly" w:date="2026-08-27T11:50:00Z" w:name="move238723836"/>
      <w:moveTo w:id="269" w:author="Clint Dale Kelly" w:date="2026-08-27T11:50:00Z" w16du:dateUtc="2026-08-27T15:50:00Z">
        <w:r>
          <w:t>Sexual dimorphism</w:t>
        </w:r>
      </w:moveTo>
    </w:p>
    <w:p w14:paraId="73B4A4EE" w14:textId="77777777" w:rsidR="002C0C50" w:rsidRDefault="00000000">
      <w:pPr>
        <w:pStyle w:val="FirstParagraph"/>
        <w:rPr>
          <w:moveTo w:id="270" w:author="Clint Dale Kelly" w:date="2026-08-27T11:50:00Z" w16du:dateUtc="2026-08-27T15:50:00Z"/>
        </w:rPr>
      </w:pPr>
      <w:moveTo w:id="271" w:author="Clint Dale Kelly" w:date="2026-08-27T11:50:00Z" w16du:dateUtc="2026-08-27T15:50:00Z">
        <w:r>
          <w:t>The sampled adults comprised 100 males and 77 females (56.5% male), but this opportunistic sample cannot be used to infer the population sex ratio. Females were larger than males in both total body length and total hind leg length (</w:t>
        </w:r>
      </w:moveTo>
      <w:moveToRangeEnd w:id="268"/>
      <w:ins w:id="272" w:author="Clint Dale Kelly" w:date="2026-08-27T11:50:00Z" w16du:dateUtc="2026-08-27T15:50:00Z">
        <w:r>
          <w:fldChar w:fldCharType="begin"/>
        </w:r>
        <w:r>
          <w:instrText>HYPERLINK \l "fig-two" \h</w:instrText>
        </w:r>
        <w:r>
          <w:fldChar w:fldCharType="separate"/>
        </w:r>
        <w:r>
          <w:rPr>
            <w:rStyle w:val="Hyperlink"/>
          </w:rPr>
          <w:t>Figure 2</w:t>
        </w:r>
        <w:r>
          <w:fldChar w:fldCharType="end"/>
        </w:r>
        <w:r>
          <w:t>).</w:t>
        </w:r>
      </w:ins>
      <w:moveToRangeStart w:id="273" w:author="Clint Dale Kelly" w:date="2026-08-27T11:50:00Z" w:name="move238723837"/>
      <w:moveTo w:id="274" w:author="Clint Dale Kelly" w:date="2026-08-27T11:50:00Z" w16du:dateUtc="2026-08-27T15:50:00Z">
        <w:r>
          <w:t xml:space="preserve"> Mean body length was 9.95 ± 0.07 mm (</w:t>
        </w:r>
        <w:r>
          <w:rPr>
            <w:i/>
            <w:iCs/>
          </w:rPr>
          <w:t>n</w:t>
        </w:r>
        <w:r>
          <w:t xml:space="preserve"> = 77) in females and 8.95 ± 0.04 mm (</w:t>
        </w:r>
        <w:r>
          <w:rPr>
            <w:i/>
            <w:iCs/>
          </w:rPr>
          <w:t>n</w:t>
        </w:r>
        <w:r>
          <w:t xml:space="preserve"> = 100) in males, so females were approximately 11.2% longer (</w:t>
        </w:r>
        <w:proofErr w:type="spellStart"/>
        <w:r>
          <w:t>female:male</w:t>
        </w:r>
        <w:proofErr w:type="spellEnd"/>
        <w:r>
          <w:t xml:space="preserve"> ratio = 1.11). Males were, on average, 1.00 mm shorter than females (</w:t>
        </w:r>
        <m:oMath>
          <m:r>
            <w:rPr>
              <w:rFonts w:ascii="Cambria Math" w:hAnsi="Cambria Math"/>
            </w:rPr>
            <m:t>β</m:t>
          </m:r>
        </m:oMath>
        <w:moveTo w:id="275" w:author="Clint Dale Kelly" w:date="2026-08-27T11:50:00Z" w16du:dateUtc="2026-08-27T15:50:00Z">
          <w:r>
            <w:t xml:space="preserve"> = -1.00 ± 0.08, </w:t>
          </w:r>
          <w:r>
            <w:rPr>
              <w:i/>
              <w:iCs/>
            </w:rPr>
            <w:t>t</w:t>
          </w:r>
          <w:r>
            <w:t xml:space="preserve"> = -13.34, p&lt;0.001; </w:t>
          </w:r>
          <w:r>
            <w:rPr>
              <w:i/>
              <w:iCs/>
            </w:rPr>
            <w:t>R</w:t>
          </w:r>
          <w:r>
            <w:rPr>
              <w:vertAlign w:val="superscript"/>
            </w:rPr>
            <w:t>2</w:t>
          </w:r>
          <w:r>
            <w:t xml:space="preserve"> = 0.50).</w:t>
          </w:r>
        </w:moveTo>
      </w:moveTo>
    </w:p>
    <w:p w14:paraId="7428330C" w14:textId="77777777" w:rsidR="002C0C50" w:rsidRDefault="00000000">
      <w:pPr>
        <w:pStyle w:val="BodyText"/>
        <w:rPr>
          <w:ins w:id="276" w:author="Clint Dale Kelly" w:date="2026-08-27T11:50:00Z" w16du:dateUtc="2026-08-27T15:50:00Z"/>
        </w:rPr>
      </w:pPr>
      <w:moveTo w:id="277" w:author="Clint Dale Kelly" w:date="2026-08-27T11:50:00Z" w16du:dateUtc="2026-08-27T15:50:00Z">
        <w:r>
          <w:t>Females also had longer hind legs than males (7.05 ± 0.04 mm versus 6.68 ± 0.03 mm), a difference of 5.5% (</w:t>
        </w:r>
        <w:proofErr w:type="spellStart"/>
        <w:r>
          <w:t>female:male</w:t>
        </w:r>
        <w:proofErr w:type="spellEnd"/>
        <w:r>
          <w:t xml:space="preserve"> ratio = 1.06). This difference was statistically supported (</w:t>
        </w:r>
        <m:oMath>
          <m:r>
            <w:rPr>
              <w:rFonts w:ascii="Cambria Math" w:hAnsi="Cambria Math"/>
            </w:rPr>
            <m:t>β</m:t>
          </m:r>
        </m:oMath>
        <w:moveTo w:id="278" w:author="Clint Dale Kelly" w:date="2026-08-27T11:50:00Z" w16du:dateUtc="2026-08-27T15:50:00Z">
          <w:r>
            <w:t xml:space="preserve"> = -0.37 ± 0.05, </w:t>
          </w:r>
          <w:r>
            <w:rPr>
              <w:i/>
              <w:iCs/>
            </w:rPr>
            <w:t>t</w:t>
          </w:r>
          <w:r>
            <w:t xml:space="preserve"> = -6.95, p&lt;0.001; </w:t>
          </w:r>
          <w:r>
            <w:rPr>
              <w:i/>
              <w:iCs/>
            </w:rPr>
            <w:t>R</w:t>
          </w:r>
          <w:r>
            <w:rPr>
              <w:vertAlign w:val="superscript"/>
            </w:rPr>
            <w:t>2</w:t>
          </w:r>
          <w:r>
            <w:t xml:space="preserve"> = 0.22). The multivariate sex effect was also supported </w:t>
          </w:r>
          <w:r>
            <w:lastRenderedPageBreak/>
            <w:t xml:space="preserve">(MANOVA: Pillai’s trace = 0.57, </w:t>
          </w:r>
          <w:r>
            <w:rPr>
              <w:i/>
              <w:iCs/>
            </w:rPr>
            <w:t>F</w:t>
          </w:r>
          <w:r>
            <w:rPr>
              <w:vertAlign w:val="subscript"/>
            </w:rPr>
            <w:t>2,174</w:t>
          </w:r>
          <w:r>
            <w:t xml:space="preserve"> = 117.46, p&lt;0.001).</w:t>
          </w:r>
        </w:moveTo>
        <w:moveToRangeEnd w:id="273"/>
        <w:ins w:id="279" w:author="Clint Dale Kelly" w:date="2026-08-27T11:50:00Z" w16du:dateUtc="2026-08-27T15:50:00Z">
          <w:r>
            <w:t xml:space="preserve"> Hind leg length increased with body length in the static allometric model, but the log–log slope did not differ clearly between females and males (body length × sex: </w:t>
          </w:r>
        </w:ins>
        <m:oMath>
          <m:r>
            <w:ins w:id="280" w:author="Clint Dale Kelly" w:date="2026-08-27T11:50:00Z" w16du:dateUtc="2026-08-27T15:50:00Z">
              <w:rPr>
                <w:rFonts w:ascii="Cambria Math" w:hAnsi="Cambria Math"/>
              </w:rPr>
              <m:t>β</m:t>
            </w:ins>
          </m:r>
        </m:oMath>
        <w:ins w:id="281" w:author="Clint Dale Kelly" w:date="2026-08-27T11:50:00Z" w16du:dateUtc="2026-08-27T15:50:00Z">
          <w:r>
            <w:t xml:space="preserve"> = 0.10 ± 0.08, </w:t>
          </w:r>
          <w:r>
            <w:rPr>
              <w:i/>
              <w:iCs/>
            </w:rPr>
            <w:t>t</w:t>
          </w:r>
          <w:r>
            <w:t xml:space="preserve"> = 1.22, p=0.223).</w:t>
          </w:r>
        </w:ins>
      </w:moveTo>
    </w:p>
    <w:p w14:paraId="453B457A" w14:textId="77777777" w:rsidR="002C0C50" w:rsidRDefault="00000000">
      <w:pPr>
        <w:pStyle w:val="Heading3"/>
      </w:pPr>
      <w:bookmarkStart w:id="282" w:name="female-body-length-and-egg-load"/>
      <w:bookmarkEnd w:id="267"/>
      <w:r>
        <w:t>Female body length and egg load</w:t>
      </w:r>
    </w:p>
    <w:p w14:paraId="0DE52560" w14:textId="77777777" w:rsidR="002C0C50" w:rsidRDefault="00000000">
      <w:pPr>
        <w:pStyle w:val="FirstParagraph"/>
      </w:pPr>
      <w:r>
        <w:t>Female egg load increased with body length (</w:t>
      </w:r>
      <w:del w:id="283" w:author="Clint Dale Kelly" w:date="2026-08-27T11:50:00Z" w16du:dateUtc="2026-08-27T15:50:00Z">
        <w:r w:rsidR="002926C5">
          <w:fldChar w:fldCharType="begin"/>
        </w:r>
        <w:r w:rsidR="002926C5">
          <w:delInstrText>HYPERLINK \l "fig-two" \h</w:delInstrText>
        </w:r>
        <w:r w:rsidR="002926C5">
          <w:fldChar w:fldCharType="separate"/>
        </w:r>
        <w:r w:rsidR="002926C5">
          <w:rPr>
            <w:rStyle w:val="Hyperlink"/>
          </w:rPr>
          <w:delText>Figure 2</w:delText>
        </w:r>
        <w:r w:rsidR="002926C5">
          <w:fldChar w:fldCharType="end"/>
        </w:r>
      </w:del>
      <w:ins w:id="284" w:author="Clint Dale Kelly" w:date="2026-08-27T11:50:00Z" w16du:dateUtc="2026-08-27T15:50:00Z">
        <w:r>
          <w:fldChar w:fldCharType="begin"/>
        </w:r>
        <w:r>
          <w:instrText>HYPERLINK \l "fig-three" \h</w:instrText>
        </w:r>
        <w:r>
          <w:fldChar w:fldCharType="separate"/>
        </w:r>
        <w:r>
          <w:rPr>
            <w:rStyle w:val="Hyperlink"/>
          </w:rPr>
          <w:t>Figure 3</w:t>
        </w:r>
        <w:r>
          <w:fldChar w:fldCharType="end"/>
        </w:r>
      </w:ins>
      <w:r>
        <w:t>). Egg number was positively associated with log-transformed body length (</w:t>
      </w:r>
      <m:oMath>
        <m:r>
          <w:rPr>
            <w:rFonts w:ascii="Cambria Math" w:hAnsi="Cambria Math"/>
          </w:rPr>
          <m:t>β</m:t>
        </m:r>
      </m:oMath>
      <w:r>
        <w:t xml:space="preserve"> = 4.50 ± 1.33, </w:t>
      </w:r>
      <w:r>
        <w:rPr>
          <w:i/>
          <w:iCs/>
        </w:rPr>
        <w:t>z</w:t>
      </w:r>
      <w:r>
        <w:t xml:space="preserve"> = 3.39, p&lt;0.001). This association is consistent with fecundity selection </w:t>
      </w:r>
      <w:proofErr w:type="spellStart"/>
      <w:r>
        <w:t>favouring</w:t>
      </w:r>
      <w:proofErr w:type="spellEnd"/>
      <w:r>
        <w:t xml:space="preserve"> greater female body length, </w:t>
      </w:r>
      <w:del w:id="285" w:author="Clint Dale Kelly" w:date="2026-08-27T11:50:00Z" w16du:dateUtc="2026-08-27T15:50:00Z">
        <w:r>
          <w:delText>while recognizing that</w:delText>
        </w:r>
      </w:del>
      <w:ins w:id="286" w:author="Clint Dale Kelly" w:date="2026-08-27T11:50:00Z" w16du:dateUtc="2026-08-27T15:50:00Z">
        <w:r>
          <w:t>although</w:t>
        </w:r>
      </w:ins>
      <w:r>
        <w:t xml:space="preserve"> egg load is a snapshot of current reproductive state rather than lifetime fecundity.</w:t>
      </w:r>
    </w:p>
    <w:p w14:paraId="2AD7955D" w14:textId="77777777" w:rsidR="002C0C50" w:rsidRDefault="00000000">
      <w:pPr>
        <w:pStyle w:val="Heading3"/>
      </w:pPr>
      <w:bookmarkStart w:id="287" w:name="X1772c2e304461a5827a2772122b29f8ad0ce73a"/>
      <w:bookmarkEnd w:id="282"/>
      <w:r>
        <w:t>Phenotypic selection through observed pairing status</w:t>
      </w:r>
    </w:p>
    <w:p w14:paraId="2B89E12F" w14:textId="77777777" w:rsidR="002C0C50" w:rsidRDefault="00000000">
      <w:pPr>
        <w:pStyle w:val="FirstParagraph"/>
      </w:pPr>
      <w:r>
        <w:t>The directional selection gradients on body and hind leg length through observed pairing status were qualitatively similar in females and males (</w:t>
      </w:r>
      <w:hyperlink w:anchor="tbl-one">
        <w:r>
          <w:rPr>
            <w:rStyle w:val="Hyperlink"/>
          </w:rPr>
          <w:t>Table 1</w:t>
        </w:r>
      </w:hyperlink>
      <w:r>
        <w:t xml:space="preserve">; </w:t>
      </w:r>
      <w:del w:id="288" w:author="Clint Dale Kelly" w:date="2026-08-27T11:50:00Z" w16du:dateUtc="2026-08-27T15:50:00Z">
        <w:r w:rsidR="002926C5">
          <w:fldChar w:fldCharType="begin"/>
        </w:r>
        <w:r w:rsidR="002926C5">
          <w:delInstrText>HYPERLINK \l "fig-three" \h</w:delInstrText>
        </w:r>
        <w:r w:rsidR="002926C5">
          <w:fldChar w:fldCharType="separate"/>
        </w:r>
        <w:r w:rsidR="002926C5">
          <w:rPr>
            <w:rStyle w:val="Hyperlink"/>
          </w:rPr>
          <w:delText>Figure 3</w:delText>
        </w:r>
        <w:r w:rsidR="002926C5">
          <w:fldChar w:fldCharType="end"/>
        </w:r>
        <w:r>
          <w:delText>).</w:delText>
        </w:r>
      </w:del>
      <w:ins w:id="289" w:author="Clint Dale Kelly" w:date="2026-08-27T11:50:00Z" w16du:dateUtc="2026-08-27T15:50:00Z">
        <w:r>
          <w:fldChar w:fldCharType="begin"/>
        </w:r>
        <w:r>
          <w:instrText>HYPERLINK \l "fig-four" \h</w:instrText>
        </w:r>
        <w:r>
          <w:fldChar w:fldCharType="separate"/>
        </w:r>
        <w:r>
          <w:rPr>
            <w:rStyle w:val="Hyperlink"/>
          </w:rPr>
          <w:t>Figure 4</w:t>
        </w:r>
        <w:r>
          <w:fldChar w:fldCharType="end"/>
        </w:r>
        <w:r>
          <w:t>).</w:t>
        </w:r>
      </w:ins>
      <w:r>
        <w:t xml:space="preserve"> In both sexes, body length was positively associated with pairing status (males: β</w:t>
      </w:r>
      <w:r>
        <w:rPr>
          <w:vertAlign w:val="subscript"/>
        </w:rPr>
        <w:t>body</w:t>
      </w:r>
      <w:r>
        <w:t xml:space="preserve"> = 0.97 ± 0.25, p&lt;0.001; females: β</w:t>
      </w:r>
      <w:r>
        <w:rPr>
          <w:vertAlign w:val="subscript"/>
        </w:rPr>
        <w:t>body</w:t>
      </w:r>
      <w:r>
        <w:t xml:space="preserve"> = 0.93 ± 0.39, p=0.032), whereas hind leg length was negatively associated with pairing status (males: β</w:t>
      </w:r>
      <w:r>
        <w:rPr>
          <w:vertAlign w:val="subscript"/>
        </w:rPr>
        <w:t>leg</w:t>
      </w:r>
      <w:r>
        <w:t xml:space="preserve"> = -0.95 ± 0.25, p&lt;0.001; females: β</w:t>
      </w:r>
      <w:r>
        <w:rPr>
          <w:vertAlign w:val="subscript"/>
        </w:rPr>
        <w:t>leg</w:t>
      </w:r>
      <w:r>
        <w:t xml:space="preserve"> = -1.22 ± 0.33, p&lt;0.001). The two sexes therefore did not experience opposing directional selection regimes on these traits. These associations may reflect differences in encounter, mounting, attachment duration, or </w:t>
      </w:r>
      <w:del w:id="290" w:author="Clint Dale Kelly" w:date="2026-08-27T11:50:00Z" w16du:dateUtc="2026-08-27T15:50:00Z">
        <w:r>
          <w:delText>other</w:delText>
        </w:r>
      </w:del>
      <w:ins w:id="291" w:author="Clint Dale Kelly" w:date="2026-08-27T11:50:00Z" w16du:dateUtc="2026-08-27T15:50:00Z">
        <w:r>
          <w:t>another</w:t>
        </w:r>
      </w:ins>
      <w:r>
        <w:t xml:space="preserve"> unmeasured </w:t>
      </w:r>
      <w:del w:id="292" w:author="Clint Dale Kelly" w:date="2026-08-27T11:50:00Z" w16du:dateUtc="2026-08-27T15:50:00Z">
        <w:r>
          <w:delText>processes</w:delText>
        </w:r>
      </w:del>
      <w:ins w:id="293" w:author="Clint Dale Kelly" w:date="2026-08-27T11:50:00Z" w16du:dateUtc="2026-08-27T15:50:00Z">
        <w:r>
          <w:t>process</w:t>
        </w:r>
      </w:ins>
      <w:r>
        <w:t xml:space="preserve"> and should not be </w:t>
      </w:r>
      <w:ins w:id="294" w:author="Clint Dale Kelly" w:date="2026-08-27T11:50:00Z" w16du:dateUtc="2026-08-27T15:50:00Z">
        <w:r>
          <w:t xml:space="preserve">interpreted </w:t>
        </w:r>
      </w:ins>
      <w:r>
        <w:t>automatically</w:t>
      </w:r>
      <w:del w:id="295" w:author="Clint Dale Kelly" w:date="2026-08-27T11:50:00Z" w16du:dateUtc="2026-08-27T15:50:00Z">
        <w:r>
          <w:delText xml:space="preserve"> interpreted</w:delText>
        </w:r>
      </w:del>
      <w:r>
        <w:t xml:space="preserve"> as differences in lifetime reproductive success.</w:t>
      </w:r>
    </w:p>
    <w:p w14:paraId="63909E17" w14:textId="77777777" w:rsidR="002C0C50" w:rsidRDefault="00000000">
      <w:pPr>
        <w:pStyle w:val="BodyText"/>
      </w:pPr>
      <w:r>
        <w:t xml:space="preserve">Despite the qualitative similarity of the directional gradients, the male analysis also supported nonlinear and correlational selection </w:t>
      </w:r>
      <w:del w:id="296" w:author="Clint Dale Kelly" w:date="2026-08-27T11:50:00Z" w16du:dateUtc="2026-08-27T15:50:00Z">
        <w:r>
          <w:delText>(Table 1; Figure 4).</w:delText>
        </w:r>
      </w:del>
      <w:ins w:id="297" w:author="Clint Dale Kelly" w:date="2026-08-27T11:50:00Z" w16du:dateUtc="2026-08-27T15:50:00Z">
        <w:r>
          <w:t>(</w:t>
        </w:r>
        <w:r>
          <w:fldChar w:fldCharType="begin"/>
        </w:r>
        <w:r>
          <w:instrText>HYPERLINK \l "tbl-one" \h</w:instrText>
        </w:r>
        <w:r>
          <w:fldChar w:fldCharType="separate"/>
        </w:r>
        <w:r>
          <w:rPr>
            <w:rStyle w:val="Hyperlink"/>
          </w:rPr>
          <w:t>Table 1</w:t>
        </w:r>
        <w:r>
          <w:fldChar w:fldCharType="end"/>
        </w:r>
        <w:r>
          <w:t xml:space="preserve">; </w:t>
        </w:r>
        <w:r>
          <w:fldChar w:fldCharType="begin"/>
        </w:r>
        <w:r>
          <w:instrText>HYPERLINK \l "fig-five" \h</w:instrText>
        </w:r>
        <w:r>
          <w:fldChar w:fldCharType="separate"/>
        </w:r>
        <w:r>
          <w:rPr>
            <w:rStyle w:val="Hyperlink"/>
          </w:rPr>
          <w:t>Figure 5</w:t>
        </w:r>
        <w:r>
          <w:fldChar w:fldCharType="end"/>
        </w:r>
        <w:r>
          <w:t>).</w:t>
        </w:r>
      </w:ins>
      <w:r>
        <w:t xml:space="preserve"> Both male traits had significant positive diagonal quadratic gradients (males: </w:t>
      </w:r>
      <m:oMath>
        <m:r>
          <w:rPr>
            <w:rFonts w:ascii="Cambria Math" w:hAnsi="Cambria Math"/>
          </w:rPr>
          <m:t>γ</m:t>
        </m:r>
      </m:oMath>
      <w:r>
        <w:rPr>
          <w:vertAlign w:val="subscript"/>
        </w:rPr>
        <w:t>ii_body</w:t>
      </w:r>
      <w:r>
        <w:t xml:space="preserve"> = 0.60 ± 0.35, p&lt;0.001; </w:t>
      </w:r>
      <m:oMath>
        <m:r>
          <w:rPr>
            <w:rFonts w:ascii="Cambria Math" w:hAnsi="Cambria Math"/>
          </w:rPr>
          <m:t>γ</m:t>
        </m:r>
      </m:oMath>
      <w:r>
        <w:rPr>
          <w:vertAlign w:val="subscript"/>
        </w:rPr>
        <w:t>ii_leg</w:t>
      </w:r>
      <w:r>
        <w:t xml:space="preserve"> = 0.58 ± 0.36, p&lt;0.001) and there was significant negative correlational selection between male </w:t>
      </w:r>
      <w:r>
        <w:lastRenderedPageBreak/>
        <w:t>body and hind leg length (</w:t>
      </w:r>
      <m:oMath>
        <m:r>
          <w:rPr>
            <w:rFonts w:ascii="Cambria Math" w:hAnsi="Cambria Math"/>
          </w:rPr>
          <m:t>γ</m:t>
        </m:r>
      </m:oMath>
      <w:r>
        <w:rPr>
          <w:vertAlign w:val="subscript"/>
        </w:rPr>
        <w:t>ij</w:t>
      </w:r>
      <w:r>
        <w:t xml:space="preserve"> = -0.59 ± 0.34, p&lt;0.001). The fitted surface therefore indicated that, on the probability scale, the association between either male trait </w:t>
      </w:r>
      <w:proofErr w:type="gramStart"/>
      <w:r>
        <w:t>and</w:t>
      </w:r>
      <w:proofErr w:type="gramEnd"/>
      <w:r>
        <w:t xml:space="preserve"> observed pairing status varied with the value of the other trait. Within the observed phenotypic range, </w:t>
      </w:r>
      <w:del w:id="298" w:author="Clint Dale Kelly" w:date="2026-08-27T11:50:00Z" w16du:dateUtc="2026-08-27T15:50:00Z">
        <w:r>
          <w:delText xml:space="preserve">the </w:delText>
        </w:r>
      </w:del>
      <w:r>
        <w:t xml:space="preserve">predicted pairing probability was highest among males </w:t>
      </w:r>
      <w:del w:id="299" w:author="Clint Dale Kelly" w:date="2026-08-27T11:50:00Z" w16du:dateUtc="2026-08-27T15:50:00Z">
        <w:r>
          <w:delText>that combined</w:delText>
        </w:r>
      </w:del>
      <w:ins w:id="300" w:author="Clint Dale Kelly" w:date="2026-08-27T11:50:00Z" w16du:dateUtc="2026-08-27T15:50:00Z">
        <w:r>
          <w:t>combining</w:t>
        </w:r>
      </w:ins>
      <w:r>
        <w:t xml:space="preserve"> relatively large body length with short hind legs.</w:t>
      </w:r>
    </w:p>
    <w:p w14:paraId="3E0DC647" w14:textId="77777777" w:rsidR="002C0C50" w:rsidRDefault="00000000">
      <w:pPr>
        <w:pStyle w:val="BodyText"/>
      </w:pPr>
      <w:r>
        <w:t>The female analysis provided no statistical support for nonlinear selection on body length (</w:t>
      </w:r>
      <m:oMath>
        <m:r>
          <w:rPr>
            <w:rFonts w:ascii="Cambria Math" w:hAnsi="Cambria Math"/>
          </w:rPr>
          <m:t>γ</m:t>
        </m:r>
      </m:oMath>
      <w:r>
        <w:rPr>
          <w:vertAlign w:val="subscript"/>
        </w:rPr>
        <w:t>ii_body</w:t>
      </w:r>
      <w:r>
        <w:t xml:space="preserve"> = -0.59 ± 2.16, p=0.391), nonlinear selection on hind leg length (</w:t>
      </w:r>
      <m:oMath>
        <m:r>
          <w:rPr>
            <w:rFonts w:ascii="Cambria Math" w:hAnsi="Cambria Math"/>
          </w:rPr>
          <m:t>γ</m:t>
        </m:r>
      </m:oMath>
      <w:r>
        <w:rPr>
          <w:vertAlign w:val="subscript"/>
        </w:rPr>
        <w:t>ii_leg</w:t>
      </w:r>
      <w:r>
        <w:t xml:space="preserve"> = 0.45 ± 0.41, p=0.105), or correlational selection between the traits (</w:t>
      </w:r>
      <m:oMath>
        <m:r>
          <w:rPr>
            <w:rFonts w:ascii="Cambria Math" w:hAnsi="Cambria Math"/>
          </w:rPr>
          <m:t>γ</m:t>
        </m:r>
      </m:oMath>
      <w:r>
        <w:rPr>
          <w:vertAlign w:val="subscript"/>
        </w:rPr>
        <w:t>ij</w:t>
      </w:r>
      <w:r>
        <w:t xml:space="preserve"> = -0.23 ± 0.48, p=0.414). </w:t>
      </w:r>
      <w:del w:id="301" w:author="Clint Dale Kelly" w:date="2026-08-27T11:50:00Z" w16du:dateUtc="2026-08-27T15:50:00Z">
        <w:r>
          <w:delText>However, the</w:delText>
        </w:r>
      </w:del>
      <w:ins w:id="302" w:author="Clint Dale Kelly" w:date="2026-08-27T11:50:00Z" w16du:dateUtc="2026-08-27T15:50:00Z">
        <w:r>
          <w:t>The</w:t>
        </w:r>
      </w:ins>
      <w:r>
        <w:t xml:space="preserve"> difference in statistical support between the separate </w:t>
      </w:r>
      <w:del w:id="303" w:author="Clint Dale Kelly" w:date="2026-08-27T11:50:00Z" w16du:dateUtc="2026-08-27T15:50:00Z">
        <w:r>
          <w:delText>male and female</w:delText>
        </w:r>
      </w:del>
      <w:ins w:id="304" w:author="Clint Dale Kelly" w:date="2026-08-27T11:50:00Z" w16du:dateUtc="2026-08-27T15:50:00Z">
        <w:r>
          <w:t>sex-specific</w:t>
        </w:r>
      </w:ins>
      <w:r>
        <w:t xml:space="preserve"> analyses did not establish a sex difference. In the pooled quadratic</w:t>
      </w:r>
      <w:del w:id="305" w:author="Clint Dale Kelly" w:date="2026-08-27T11:50:00Z" w16du:dateUtc="2026-08-27T15:50:00Z">
        <w:r>
          <w:delText xml:space="preserve"> logistic</w:delText>
        </w:r>
      </w:del>
      <w:r>
        <w:t xml:space="preserve"> model, the sex × body length × hind leg length term provided little evidence that the logit-scale cross-product association differed between </w:t>
      </w:r>
      <w:del w:id="306" w:author="Clint Dale Kelly" w:date="2026-08-27T11:50:00Z" w16du:dateUtc="2026-08-27T15:50:00Z">
        <w:r>
          <w:delText>the sexes</w:delText>
        </w:r>
      </w:del>
      <w:ins w:id="307" w:author="Clint Dale Kelly" w:date="2026-08-27T11:50:00Z" w16du:dateUtc="2026-08-27T15:50:00Z">
        <w:r>
          <w:t>females and males</w:t>
        </w:r>
      </w:ins>
      <w:r>
        <w:t xml:space="preserve"> (</w:t>
      </w:r>
      <w:r>
        <w:rPr>
          <w:i/>
          <w:iCs/>
        </w:rPr>
        <w:t>z</w:t>
      </w:r>
      <w:r>
        <w:t xml:space="preserve"> = -1.31, </w:t>
      </w:r>
      <w:r>
        <w:rPr>
          <w:i/>
          <w:iCs/>
        </w:rPr>
        <w:t>P</w:t>
      </w:r>
      <w:r>
        <w:t xml:space="preserve"> = 0.190). Thus, the correlational pattern was supported within males, but the data did not clearly demonstrate that it was stronger in males than in females.</w:t>
      </w:r>
    </w:p>
    <w:p w14:paraId="36A8F444" w14:textId="77777777" w:rsidR="002C0C50" w:rsidRDefault="00000000">
      <w:pPr>
        <w:pStyle w:val="Heading3"/>
        <w:rPr>
          <w:moveFrom w:id="308" w:author="Clint Dale Kelly" w:date="2026-08-27T11:50:00Z" w16du:dateUtc="2026-08-27T15:50:00Z"/>
        </w:rPr>
      </w:pPr>
      <w:moveFromRangeStart w:id="309" w:author="Clint Dale Kelly" w:date="2026-08-27T11:50:00Z" w:name="move238723836"/>
      <w:moveFrom w:id="310" w:author="Clint Dale Kelly" w:date="2026-08-27T11:50:00Z" w16du:dateUtc="2026-08-27T15:50:00Z">
        <w:r>
          <w:t>Sexual dimorphism</w:t>
        </w:r>
      </w:moveFrom>
    </w:p>
    <w:p w14:paraId="0AAFA70E" w14:textId="77777777" w:rsidR="002C0C50" w:rsidRDefault="00000000">
      <w:pPr>
        <w:pStyle w:val="FirstParagraph"/>
        <w:rPr>
          <w:moveFrom w:id="311" w:author="Clint Dale Kelly" w:date="2026-08-27T11:50:00Z" w16du:dateUtc="2026-08-27T15:50:00Z"/>
        </w:rPr>
      </w:pPr>
      <w:moveFrom w:id="312" w:author="Clint Dale Kelly" w:date="2026-08-27T11:50:00Z" w16du:dateUtc="2026-08-27T15:50:00Z">
        <w:r>
          <w:t>The sampled adults comprised 100 males and 77 females (56.5% male), but this opportunistic sample cannot be used to infer the population sex ratio. Females were larger than males in both total body length and total hind leg length (</w:t>
        </w:r>
      </w:moveFrom>
      <w:moveFromRangeEnd w:id="309"/>
      <w:del w:id="313" w:author="Clint Dale Kelly" w:date="2026-08-27T11:50:00Z" w16du:dateUtc="2026-08-27T15:50:00Z">
        <w:r w:rsidR="002926C5">
          <w:fldChar w:fldCharType="begin"/>
        </w:r>
        <w:r w:rsidR="002926C5">
          <w:delInstrText>HYPERLINK \l "fig-five" \h</w:delInstrText>
        </w:r>
        <w:r w:rsidR="002926C5">
          <w:fldChar w:fldCharType="separate"/>
        </w:r>
        <w:r w:rsidR="002926C5">
          <w:rPr>
            <w:rStyle w:val="Hyperlink"/>
          </w:rPr>
          <w:delText>Figure 5</w:delText>
        </w:r>
        <w:r w:rsidR="002926C5">
          <w:fldChar w:fldCharType="end"/>
        </w:r>
        <w:r>
          <w:delText>).</w:delText>
        </w:r>
      </w:del>
      <w:moveFromRangeStart w:id="314" w:author="Clint Dale Kelly" w:date="2026-08-27T11:50:00Z" w:name="move238723837"/>
      <w:moveFrom w:id="315" w:author="Clint Dale Kelly" w:date="2026-08-27T11:50:00Z" w16du:dateUtc="2026-08-27T15:50:00Z">
        <w:r>
          <w:t xml:space="preserve"> Mean body length was 9.95 ± 0.07 mm (</w:t>
        </w:r>
        <w:r>
          <w:rPr>
            <w:i/>
            <w:iCs/>
          </w:rPr>
          <w:t>n</w:t>
        </w:r>
        <w:r>
          <w:t xml:space="preserve"> = 77) in females and 8.95 ± 0.04 mm (</w:t>
        </w:r>
        <w:r>
          <w:rPr>
            <w:i/>
            <w:iCs/>
          </w:rPr>
          <w:t>n</w:t>
        </w:r>
        <w:r>
          <w:t xml:space="preserve"> = 100) in males, so females were approximately 11.2% longer (female:male ratio = 1.11). Males were, on average, 1.00 mm shorter than females (</w:t>
        </w:r>
        <m:oMath>
          <m:r>
            <w:rPr>
              <w:rFonts w:ascii="Cambria Math" w:hAnsi="Cambria Math"/>
            </w:rPr>
            <m:t>β</m:t>
          </m:r>
        </m:oMath>
        <w:moveFrom w:id="316" w:author="Clint Dale Kelly" w:date="2026-08-27T11:50:00Z" w16du:dateUtc="2026-08-27T15:50:00Z">
          <w:r>
            <w:t xml:space="preserve"> = -1.00 ± 0.08, </w:t>
          </w:r>
          <w:r>
            <w:rPr>
              <w:i/>
              <w:iCs/>
            </w:rPr>
            <w:t>t</w:t>
          </w:r>
          <w:r>
            <w:t xml:space="preserve"> = -13.34, p&lt;0.001; </w:t>
          </w:r>
          <w:r>
            <w:rPr>
              <w:i/>
              <w:iCs/>
            </w:rPr>
            <w:t>R</w:t>
          </w:r>
          <w:r>
            <w:rPr>
              <w:vertAlign w:val="superscript"/>
            </w:rPr>
            <w:t>2</w:t>
          </w:r>
          <w:r>
            <w:t xml:space="preserve"> = 0.50).</w:t>
          </w:r>
        </w:moveFrom>
      </w:moveFrom>
    </w:p>
    <w:p w14:paraId="0B524211" w14:textId="77777777" w:rsidR="002926C5" w:rsidRDefault="00000000">
      <w:pPr>
        <w:pStyle w:val="BodyText"/>
        <w:rPr>
          <w:del w:id="317" w:author="Clint Dale Kelly" w:date="2026-08-27T11:50:00Z" w16du:dateUtc="2026-08-27T15:50:00Z"/>
        </w:rPr>
      </w:pPr>
      <w:moveFrom w:id="318" w:author="Clint Dale Kelly" w:date="2026-08-27T11:50:00Z" w16du:dateUtc="2026-08-27T15:50:00Z">
        <w:r>
          <w:t>Females also had longer hind legs than males (7.05 ± 0.04 mm versus 6.68 ± 0.03 mm), a difference of 5.5% (female:male ratio = 1.06). This difference was statistically supported (</w:t>
        </w:r>
        <m:oMath>
          <m:r>
            <w:rPr>
              <w:rFonts w:ascii="Cambria Math" w:hAnsi="Cambria Math"/>
            </w:rPr>
            <m:t>β</m:t>
          </m:r>
        </m:oMath>
        <w:moveFrom w:id="319" w:author="Clint Dale Kelly" w:date="2026-08-27T11:50:00Z" w16du:dateUtc="2026-08-27T15:50:00Z">
          <w:r>
            <w:t xml:space="preserve"> = -</w:t>
          </w:r>
          <w:r>
            <w:lastRenderedPageBreak/>
            <w:t xml:space="preserve">0.37 ± 0.05, </w:t>
          </w:r>
          <w:r>
            <w:rPr>
              <w:i/>
              <w:iCs/>
            </w:rPr>
            <w:t>t</w:t>
          </w:r>
          <w:r>
            <w:t xml:space="preserve"> = -6.95, p&lt;0.001; </w:t>
          </w:r>
          <w:r>
            <w:rPr>
              <w:i/>
              <w:iCs/>
            </w:rPr>
            <w:t>R</w:t>
          </w:r>
          <w:r>
            <w:rPr>
              <w:vertAlign w:val="superscript"/>
            </w:rPr>
            <w:t>2</w:t>
          </w:r>
          <w:r>
            <w:t xml:space="preserve"> = 0.22). The multivariate sex effect was also supported (MANOVA: Pillai’s trace = 0.57, </w:t>
          </w:r>
          <w:r>
            <w:rPr>
              <w:i/>
              <w:iCs/>
            </w:rPr>
            <w:t>F</w:t>
          </w:r>
          <w:r>
            <w:rPr>
              <w:vertAlign w:val="subscript"/>
            </w:rPr>
            <w:t>2,174</w:t>
          </w:r>
          <w:r>
            <w:t xml:space="preserve"> = 117.46, p&lt;0.001).</w:t>
          </w:r>
        </w:moveFrom>
        <w:moveFromRangeEnd w:id="314"/>
      </w:moveFrom>
    </w:p>
    <w:p w14:paraId="317C572E" w14:textId="77777777" w:rsidR="002C0C50" w:rsidRDefault="00000000">
      <w:pPr>
        <w:pStyle w:val="Heading3"/>
      </w:pPr>
      <w:bookmarkStart w:id="320" w:name="assortative-mating"/>
      <w:bookmarkEnd w:id="287"/>
      <w:r>
        <w:t>Assortative mating</w:t>
      </w:r>
    </w:p>
    <w:p w14:paraId="0A293AD5" w14:textId="77777777" w:rsidR="002C0C50" w:rsidRDefault="00000000">
      <w:pPr>
        <w:pStyle w:val="FirstParagraph"/>
      </w:pPr>
      <w:r>
        <w:t xml:space="preserve">There was no evidence of assortative mating </w:t>
      </w:r>
      <w:del w:id="321" w:author="Clint Dale Kelly" w:date="2026-08-27T11:50:00Z" w16du:dateUtc="2026-08-27T15:50:00Z">
        <w:r>
          <w:delText>in</w:delText>
        </w:r>
      </w:del>
      <w:ins w:id="322" w:author="Clint Dale Kelly" w:date="2026-08-27T11:50:00Z" w16du:dateUtc="2026-08-27T15:50:00Z">
        <w:r>
          <w:t>for</w:t>
        </w:r>
      </w:ins>
      <w:r>
        <w:t xml:space="preserve"> body length </w:t>
      </w:r>
      <w:del w:id="323" w:author="Clint Dale Kelly" w:date="2026-08-27T11:50:00Z" w16du:dateUtc="2026-08-27T15:50:00Z">
        <w:r>
          <w:delText>among</w:delText>
        </w:r>
      </w:del>
      <w:ins w:id="324" w:author="Clint Dale Kelly" w:date="2026-08-27T11:50:00Z" w16du:dateUtc="2026-08-27T15:50:00Z">
        <w:r>
          <w:t>within</w:t>
        </w:r>
      </w:ins>
      <w:r>
        <w:t xml:space="preserve"> the 25 observed pairs. The relationship between male and female body length was weak and non-significant (</w:t>
      </w:r>
      <m:oMath>
        <m:r>
          <w:rPr>
            <w:rFonts w:ascii="Cambria Math" w:hAnsi="Cambria Math"/>
          </w:rPr>
          <m:t>β</m:t>
        </m:r>
      </m:oMath>
      <w:r>
        <w:t xml:space="preserve"> = -0.23 ± 0.20, </w:t>
      </w:r>
      <w:r>
        <w:rPr>
          <w:i/>
          <w:iCs/>
        </w:rPr>
        <w:t>t</w:t>
      </w:r>
      <w:r>
        <w:t xml:space="preserve"> = -1.14, p=0.</w:t>
      </w:r>
      <w:del w:id="325" w:author="Clint Dale Kelly" w:date="2026-08-27T11:50:00Z" w16du:dateUtc="2026-08-27T15:50:00Z">
        <w:r>
          <w:delText>2</w:delText>
        </w:r>
        <w:r w:rsidR="00653834">
          <w:delText>7</w:delText>
        </w:r>
      </w:del>
      <w:ins w:id="326" w:author="Clint Dale Kelly" w:date="2026-08-27T11:50:00Z" w16du:dateUtc="2026-08-27T15:50:00Z">
        <w:r>
          <w:t>265</w:t>
        </w:r>
      </w:ins>
      <w:r>
        <w:t>), and the observed slope did not differ from the randomized distribution (</w:t>
      </w:r>
      <w:r>
        <w:rPr>
          <w:i/>
          <w:iCs/>
        </w:rPr>
        <w:t>P</w:t>
      </w:r>
      <w:r>
        <w:t xml:space="preserve"> = 0.</w:t>
      </w:r>
      <w:del w:id="327" w:author="Clint Dale Kelly" w:date="2026-08-27T11:50:00Z" w16du:dateUtc="2026-08-27T15:50:00Z">
        <w:r>
          <w:delText>27</w:delText>
        </w:r>
      </w:del>
      <w:ins w:id="328" w:author="Clint Dale Kelly" w:date="2026-08-27T11:50:00Z" w16du:dateUtc="2026-08-27T15:50:00Z">
        <w:r>
          <w:t>271</w:t>
        </w:r>
      </w:ins>
      <w:r>
        <w:t>). Thus, body length did not measurably structure which sampled male was paired with which sampled female.</w:t>
      </w:r>
    </w:p>
    <w:p w14:paraId="6AC2BCEA" w14:textId="77777777" w:rsidR="002C0C50" w:rsidRDefault="00000000">
      <w:pPr>
        <w:pStyle w:val="Heading1"/>
      </w:pPr>
      <w:bookmarkStart w:id="329" w:name="discussion"/>
      <w:bookmarkEnd w:id="265"/>
      <w:bookmarkEnd w:id="320"/>
      <w:r>
        <w:t>Discussion</w:t>
      </w:r>
    </w:p>
    <w:p w14:paraId="4BD65E69" w14:textId="77777777" w:rsidR="002C0C50" w:rsidRDefault="00000000">
      <w:pPr>
        <w:pStyle w:val="FirstParagraph"/>
      </w:pPr>
      <w:r>
        <w:t xml:space="preserve">Females were larger than males in both body and hind leg length, and </w:t>
      </w:r>
      <w:del w:id="330" w:author="Clint Dale Kelly" w:date="2026-08-27T11:50:00Z" w16du:dateUtc="2026-08-27T15:50:00Z">
        <w:r>
          <w:delText xml:space="preserve">female body length </w:delText>
        </w:r>
      </w:del>
      <w:ins w:id="331" w:author="Clint Dale Kelly" w:date="2026-08-27T11:50:00Z" w16du:dateUtc="2026-08-27T15:50:00Z">
        <w:r>
          <w:t xml:space="preserve">longer females carried more eggs. Observed pairing </w:t>
        </w:r>
      </w:ins>
      <w:r>
        <w:t xml:space="preserve">was </w:t>
      </w:r>
      <w:del w:id="332" w:author="Clint Dale Kelly" w:date="2026-08-27T11:50:00Z" w16du:dateUtc="2026-08-27T15:50:00Z">
        <w:r>
          <w:delText>positively associated</w:delText>
        </w:r>
      </w:del>
      <w:ins w:id="333" w:author="Clint Dale Kelly" w:date="2026-08-27T11:50:00Z" w16du:dateUtc="2026-08-27T15:50:00Z">
        <w:r>
          <w:t>also nonrandom</w:t>
        </w:r>
      </w:ins>
      <w:r>
        <w:t xml:space="preserve"> with </w:t>
      </w:r>
      <w:del w:id="334" w:author="Clint Dale Kelly" w:date="2026-08-27T11:50:00Z" w16du:dateUtc="2026-08-27T15:50:00Z">
        <w:r>
          <w:delText>egg load. Based on observed</w:delText>
        </w:r>
      </w:del>
      <w:ins w:id="335" w:author="Clint Dale Kelly" w:date="2026-08-27T11:50:00Z" w16du:dateUtc="2026-08-27T15:50:00Z">
        <w:r>
          <w:t>respect to morphology in both sexes:</w:t>
        </w:r>
      </w:ins>
      <w:r>
        <w:t xml:space="preserve"> pairing status</w:t>
      </w:r>
      <w:del w:id="336" w:author="Clint Dale Kelly" w:date="2026-08-27T11:50:00Z" w16du:dateUtc="2026-08-27T15:50:00Z">
        <w:r>
          <w:delText>, the directional selection gradients on</w:delText>
        </w:r>
      </w:del>
      <w:ins w:id="337" w:author="Clint Dale Kelly" w:date="2026-08-27T11:50:00Z" w16du:dateUtc="2026-08-27T15:50:00Z">
        <w:r>
          <w:t xml:space="preserve"> increased with</w:t>
        </w:r>
      </w:ins>
      <w:r>
        <w:t xml:space="preserve"> body </w:t>
      </w:r>
      <w:ins w:id="338" w:author="Clint Dale Kelly" w:date="2026-08-27T11:50:00Z" w16du:dateUtc="2026-08-27T15:50:00Z">
        <w:r>
          <w:t xml:space="preserve">length </w:t>
        </w:r>
      </w:ins>
      <w:r>
        <w:t xml:space="preserve">and </w:t>
      </w:r>
      <w:ins w:id="339" w:author="Clint Dale Kelly" w:date="2026-08-27T11:50:00Z" w16du:dateUtc="2026-08-27T15:50:00Z">
        <w:r>
          <w:t xml:space="preserve">decreased with </w:t>
        </w:r>
      </w:ins>
      <w:r>
        <w:t>hind leg length</w:t>
      </w:r>
      <w:del w:id="340" w:author="Clint Dale Kelly" w:date="2026-08-27T11:50:00Z" w16du:dateUtc="2026-08-27T15:50:00Z">
        <w:r>
          <w:delText xml:space="preserve"> were qualitatively similar in females and males: body length was positively associated with pairing, and hind leg length was negatively associated with pairing in both sexes. The two sexes therefore did not experience opposing directional selection regimes on these traits.</w:delText>
        </w:r>
      </w:del>
      <w:ins w:id="341" w:author="Clint Dale Kelly" w:date="2026-08-27T11:50:00Z" w16du:dateUtc="2026-08-27T15:50:00Z">
        <w:r>
          <w:t>.</w:t>
        </w:r>
      </w:ins>
      <w:r>
        <w:t xml:space="preserve"> The male analysis additionally supported nonlinear and correlational selection, with the highest predicted pairing probability among </w:t>
      </w:r>
      <w:del w:id="342" w:author="Clint Dale Kelly" w:date="2026-08-27T11:50:00Z" w16du:dateUtc="2026-08-27T15:50:00Z">
        <w:r>
          <w:delText xml:space="preserve">males being for combinations of </w:delText>
        </w:r>
      </w:del>
      <w:r>
        <w:t>relatively large</w:t>
      </w:r>
      <w:del w:id="343" w:author="Clint Dale Kelly" w:date="2026-08-27T11:50:00Z" w16du:dateUtc="2026-08-27T15:50:00Z">
        <w:r>
          <w:delText xml:space="preserve"> bodies and</w:delText>
        </w:r>
      </w:del>
      <w:ins w:id="344" w:author="Clint Dale Kelly" w:date="2026-08-27T11:50:00Z" w16du:dateUtc="2026-08-27T15:50:00Z">
        <w:r>
          <w:t>-bodied,</w:t>
        </w:r>
      </w:ins>
      <w:r>
        <w:t xml:space="preserve"> short</w:t>
      </w:r>
      <w:del w:id="345" w:author="Clint Dale Kelly" w:date="2026-08-27T11:50:00Z" w16du:dateUtc="2026-08-27T15:50:00Z">
        <w:r>
          <w:delText xml:space="preserve"> hind legs, whereas the corresponding female gradients were not statistically supported. Nevertheless, the </w:delText>
        </w:r>
      </w:del>
      <w:ins w:id="346" w:author="Clint Dale Kelly" w:date="2026-08-27T11:50:00Z" w16du:dateUtc="2026-08-27T15:50:00Z">
        <w:r>
          <w:t xml:space="preserve">-legged males, although the </w:t>
        </w:r>
      </w:ins>
      <w:r>
        <w:t xml:space="preserve">pooled comparison </w:t>
      </w:r>
      <w:del w:id="347" w:author="Clint Dale Kelly" w:date="2026-08-27T11:50:00Z" w16du:dateUtc="2026-08-27T15:50:00Z">
        <w:r>
          <w:delText>provided little evidence that the body length × hind leg length</w:delText>
        </w:r>
      </w:del>
      <w:ins w:id="348" w:author="Clint Dale Kelly" w:date="2026-08-27T11:50:00Z" w16du:dateUtc="2026-08-27T15:50:00Z">
        <w:r>
          <w:t>did not clearly demonstrate that this</w:t>
        </w:r>
      </w:ins>
      <w:r>
        <w:t xml:space="preserve"> association differed between the sexes. </w:t>
      </w:r>
      <w:del w:id="349" w:author="Clint Dale Kelly" w:date="2026-08-27T11:50:00Z" w16du:dateUtc="2026-08-27T15:50:00Z">
        <w:r>
          <w:delText xml:space="preserve">The apparent contrast between the separate analyses therefore should not be interpreted as </w:delText>
        </w:r>
        <w:r>
          <w:lastRenderedPageBreak/>
          <w:delText xml:space="preserve">demonstrating male-specific correlational selection. </w:delText>
        </w:r>
      </w:del>
      <w:r>
        <w:t xml:space="preserve">Body length was not assortative within observed pairs. </w:t>
      </w:r>
      <w:del w:id="350" w:author="Clint Dale Kelly" w:date="2026-08-27T11:50:00Z" w16du:dateUtc="2026-08-27T15:50:00Z">
        <w:r>
          <w:delText>My findings document female-biased SSD and several contemporary morphology–fitness-component associations, but they do not demonstrate that the measured selection components caused or currently maintain the dimorphism</w:delText>
        </w:r>
      </w:del>
      <w:ins w:id="351" w:author="Clint Dale Kelly" w:date="2026-08-27T11:50:00Z" w16du:dateUtc="2026-08-27T15:50:00Z">
        <w:r>
          <w:t>Together, the results identify concordant directional pairing-status selection in females and males, a fecundity-related advantage of female size, and a complex multivariate pairing surface</w:t>
        </w:r>
      </w:ins>
      <w:r>
        <w:t>.</w:t>
      </w:r>
    </w:p>
    <w:p w14:paraId="79F0B037" w14:textId="77777777" w:rsidR="002C0C50" w:rsidRDefault="00000000">
      <w:pPr>
        <w:pStyle w:val="BodyText"/>
      </w:pPr>
      <w:r>
        <w:t>The positive association between female body length and egg load is consistent with a common mechanism proposed for female-biased SSD: larger females can allocate more space or resources to egg production (</w:t>
      </w:r>
      <w:proofErr w:type="spellStart"/>
      <w:r>
        <w:t>Blanckenhorn</w:t>
      </w:r>
      <w:proofErr w:type="spellEnd"/>
      <w:r>
        <w:t xml:space="preserve">, 2005; Honek, 1993; Kingsolver &amp; Pfennig, 2004; </w:t>
      </w:r>
      <w:proofErr w:type="spellStart"/>
      <w:r>
        <w:t>Pincheira</w:t>
      </w:r>
      <w:proofErr w:type="spellEnd"/>
      <w:r>
        <w:t xml:space="preserve">-Donoso &amp; Hunt, 2017). The inference is nevertheless narrower than a direct estimate of lifetime fecundity selection. The number of eggs present at dissection represents current egg load and may vary with age, reproductive stage, previous oviposition, and the rate at which eggs mature (e.g. Kelly et al., 2024). Consequently, the </w:t>
      </w:r>
      <w:del w:id="352" w:author="Clint Dale Kelly" w:date="2026-08-27T11:50:00Z" w16du:dateUtc="2026-08-27T15:50:00Z">
        <w:r>
          <w:delText>result shows</w:delText>
        </w:r>
      </w:del>
      <w:ins w:id="353" w:author="Clint Dale Kelly" w:date="2026-08-27T11:50:00Z" w16du:dateUtc="2026-08-27T15:50:00Z">
        <w:r>
          <w:t>results show</w:t>
        </w:r>
      </w:ins>
      <w:r>
        <w:t xml:space="preserve"> that longer females carried more eggs at collection; </w:t>
      </w:r>
      <w:del w:id="354" w:author="Clint Dale Kelly" w:date="2026-08-27T11:50:00Z" w16du:dateUtc="2026-08-27T15:50:00Z">
        <w:r>
          <w:delText>it does</w:delText>
        </w:r>
      </w:del>
      <w:ins w:id="355" w:author="Clint Dale Kelly" w:date="2026-08-27T11:50:00Z" w16du:dateUtc="2026-08-27T15:50:00Z">
        <w:r>
          <w:t>they do</w:t>
        </w:r>
      </w:ins>
      <w:r>
        <w:t xml:space="preserve"> not establish how body length affects lifetime egg production, offspring recruitment, or population growth. Repeated measures of oviposition or lifetime reproductive output would provide a stronger test.</w:t>
      </w:r>
    </w:p>
    <w:p w14:paraId="21A53886" w14:textId="77777777" w:rsidR="002C0C50" w:rsidRDefault="00000000">
      <w:pPr>
        <w:pStyle w:val="BodyText"/>
        <w:rPr>
          <w:ins w:id="356" w:author="Clint Dale Kelly" w:date="2026-08-27T11:50:00Z" w16du:dateUtc="2026-08-27T15:50:00Z"/>
        </w:rPr>
      </w:pPr>
      <w:del w:id="357" w:author="Clint Dale Kelly" w:date="2026-08-27T11:50:00Z" w16du:dateUtc="2026-08-27T15:50:00Z">
        <w:r>
          <w:delText xml:space="preserve">The associations between morphology and </w:delText>
        </w:r>
      </w:del>
      <w:ins w:id="358" w:author="Clint Dale Kelly" w:date="2026-08-27T11:50:00Z" w16du:dateUtc="2026-08-27T15:50:00Z">
        <w:r>
          <w:t xml:space="preserve">Several </w:t>
        </w:r>
        <w:proofErr w:type="spellStart"/>
        <w:r>
          <w:t>behavioural</w:t>
        </w:r>
        <w:proofErr w:type="spellEnd"/>
        <w:r>
          <w:t xml:space="preserve"> mechanisms could generate these pairing patterns. Larger paired males could reflect female preference or greater male success in competition, mounting, or remaining attached. Larger paired females could reflect male choice because female body length predicted egg load, although size-dependent encounter rates or pair duration could generate the same association. Selection through </w:t>
        </w:r>
      </w:ins>
      <w:r>
        <w:t xml:space="preserve">observed pairing status </w:t>
      </w:r>
      <w:del w:id="359" w:author="Clint Dale Kelly" w:date="2026-08-27T11:50:00Z" w16du:dateUtc="2026-08-27T15:50:00Z">
        <w:r>
          <w:delText xml:space="preserve">also require careful interpretation. Paired males were not followed across a mating season, and the survey did not record the number of females encountered, copulations completed, offspring </w:delText>
        </w:r>
        <w:r>
          <w:lastRenderedPageBreak/>
          <w:delText>sired, or the duration for which each male had been mounted.</w:delText>
        </w:r>
      </w:del>
      <w:ins w:id="360" w:author="Clint Dale Kelly" w:date="2026-08-27T11:50:00Z" w16du:dateUtc="2026-08-27T15:50:00Z">
        <w:r>
          <w:t>is therefore consistent with female choice for larger males, male choice for larger females, or mutual choice, but does not distinguish among them. The negative hind-leg gradients and male response surface additionally suggest testable hypotheses involving movement, leverage, stability while mounted, or attachment endurance.</w:t>
        </w:r>
      </w:ins>
    </w:p>
    <w:p w14:paraId="5A7640F9" w14:textId="77777777" w:rsidR="002C0C50" w:rsidRDefault="00000000">
      <w:pPr>
        <w:pStyle w:val="BodyText"/>
      </w:pPr>
      <w:ins w:id="361" w:author="Clint Dale Kelly" w:date="2026-08-27T11:50:00Z" w16du:dateUtc="2026-08-27T15:50:00Z">
        <w:r>
          <w:t xml:space="preserve">Pair duration and sexual conflict are especially relevant alternatives. In the seed beetle </w:t>
        </w:r>
        <w:proofErr w:type="spellStart"/>
        <w:r>
          <w:rPr>
            <w:i/>
            <w:iCs/>
          </w:rPr>
          <w:t>Callosobruchus</w:t>
        </w:r>
        <w:proofErr w:type="spellEnd"/>
        <w:r>
          <w:rPr>
            <w:i/>
            <w:iCs/>
          </w:rPr>
          <w:t xml:space="preserve"> maculatus</w:t>
        </w:r>
        <w:r>
          <w:t xml:space="preserve">, spined male genitalia damage the female reproductive </w:t>
        </w:r>
        <w:proofErr w:type="gramStart"/>
        <w:r>
          <w:t>tract</w:t>
        </w:r>
        <w:proofErr w:type="gramEnd"/>
        <w:r>
          <w:t xml:space="preserve"> and female kicking shortens copulation and reduces damage (Crudgington &amp; Siva-Jothy, 2000). I did not quantify attachment duration in </w:t>
        </w:r>
        <w:proofErr w:type="spellStart"/>
        <w:r>
          <w:rPr>
            <w:i/>
            <w:iCs/>
          </w:rPr>
          <w:t>Lyperobates</w:t>
        </w:r>
        <w:proofErr w:type="spellEnd"/>
        <w:r>
          <w:t xml:space="preserve"> sp. </w:t>
        </w:r>
        <w:proofErr w:type="gramStart"/>
        <w:r>
          <w:t>A or</w:t>
        </w:r>
        <w:proofErr w:type="gramEnd"/>
        <w:r>
          <w:t xml:space="preserve"> collect systematic observations of kicking, induced detachment, genital morphology, or reproductive-tract scarring.</w:t>
        </w:r>
      </w:ins>
      <w:r>
        <w:t xml:space="preserve"> A phenotype associated with prolonged attachment could </w:t>
      </w:r>
      <w:ins w:id="362" w:author="Clint Dale Kelly" w:date="2026-08-27T11:50:00Z" w16du:dateUtc="2026-08-27T15:50:00Z">
        <w:r>
          <w:t xml:space="preserve">therefore </w:t>
        </w:r>
      </w:ins>
      <w:r>
        <w:t xml:space="preserve">be overrepresented among observed pairs even </w:t>
      </w:r>
      <w:del w:id="363" w:author="Clint Dale Kelly" w:date="2026-08-27T11:50:00Z" w16du:dateUtc="2026-08-27T15:50:00Z">
        <w:r>
          <w:delText>if it did not increase</w:delText>
        </w:r>
      </w:del>
      <w:ins w:id="364" w:author="Clint Dale Kelly" w:date="2026-08-27T11:50:00Z" w16du:dateUtc="2026-08-27T15:50:00Z">
        <w:r>
          <w:t>without increasing</w:t>
        </w:r>
      </w:ins>
      <w:r>
        <w:t xml:space="preserve"> the number of matings or fertilizations. </w:t>
      </w:r>
      <w:del w:id="365" w:author="Clint Dale Kelly" w:date="2026-08-27T11:50:00Z" w16du:dateUtc="2026-08-27T15:50:00Z">
        <w:r>
          <w:delText>The male gradients may therefore reflect mate searching, mounting, female acceptance, attachment duration, detectability, or some combination</w:delText>
        </w:r>
      </w:del>
      <w:ins w:id="366" w:author="Clint Dale Kelly" w:date="2026-08-27T11:50:00Z" w16du:dateUtc="2026-08-27T15:50:00Z">
        <w:r>
          <w:t>Direct observations</w:t>
        </w:r>
      </w:ins>
      <w:r>
        <w:t xml:space="preserve"> of </w:t>
      </w:r>
      <w:del w:id="367" w:author="Clint Dale Kelly" w:date="2026-08-27T11:50:00Z" w16du:dateUtc="2026-08-27T15:50:00Z">
        <w:r>
          <w:delText xml:space="preserve">these processes. Likewise, the field observations are consistent with a scramble-like system because males were not seen defending resources, and </w:delText>
        </w:r>
      </w:del>
      <w:r>
        <w:t>pair formation</w:t>
      </w:r>
      <w:del w:id="368" w:author="Clint Dale Kelly" w:date="2026-08-27T11:50:00Z" w16du:dateUtc="2026-08-27T15:50:00Z">
        <w:r>
          <w:delText xml:space="preserve"> and male–male interactions were not systematically observed. The present data cannot exclude female choice, interference among males, or other forms of competition</w:delText>
        </w:r>
      </w:del>
      <w:ins w:id="369" w:author="Clint Dale Kelly" w:date="2026-08-27T11:50:00Z" w16du:dateUtc="2026-08-27T15:50:00Z">
        <w:r>
          <w:t>, detachment, remating, and copulation duration would distinguish mate acquisition from persistence and sexual conflict</w:t>
        </w:r>
      </w:ins>
      <w:r>
        <w:t>.</w:t>
      </w:r>
    </w:p>
    <w:p w14:paraId="05A77790" w14:textId="77777777" w:rsidR="002C0C50" w:rsidRDefault="00000000">
      <w:pPr>
        <w:pStyle w:val="BodyText"/>
      </w:pPr>
      <w:r>
        <w:t xml:space="preserve">The qualitative similarity of the directional gradients between the sexes is </w:t>
      </w:r>
      <w:del w:id="370" w:author="Clint Dale Kelly" w:date="2026-08-27T11:50:00Z" w16du:dateUtc="2026-08-27T15:50:00Z">
        <w:r>
          <w:delText xml:space="preserve">itself </w:delText>
        </w:r>
      </w:del>
      <w:r>
        <w:t xml:space="preserve">a central feature of </w:t>
      </w:r>
      <w:del w:id="371" w:author="Clint Dale Kelly" w:date="2026-08-27T11:50:00Z" w16du:dateUtc="2026-08-27T15:50:00Z">
        <w:r>
          <w:delText>these</w:delText>
        </w:r>
      </w:del>
      <w:ins w:id="372" w:author="Clint Dale Kelly" w:date="2026-08-27T11:50:00Z" w16du:dateUtc="2026-08-27T15:50:00Z">
        <w:r>
          <w:t>the</w:t>
        </w:r>
      </w:ins>
      <w:r>
        <w:t xml:space="preserve"> results. Both females and males showed positive body-length gradients and negative hind-leg gradients</w:t>
      </w:r>
      <w:del w:id="373" w:author="Clint Dale Kelly" w:date="2026-08-27T11:50:00Z" w16du:dateUtc="2026-08-27T15:50:00Z">
        <w:r>
          <w:delText xml:space="preserve"> through pairing status</w:delText>
        </w:r>
      </w:del>
      <w:r>
        <w:t xml:space="preserve">, with similar estimated magnitudes. </w:t>
      </w:r>
      <w:del w:id="374" w:author="Clint Dale Kelly" w:date="2026-08-27T11:50:00Z" w16du:dateUtc="2026-08-27T15:50:00Z">
        <w:r>
          <w:delText xml:space="preserve">The </w:delText>
        </w:r>
      </w:del>
      <w:ins w:id="375" w:author="Clint Dale Kelly" w:date="2026-08-27T11:50:00Z" w16du:dateUtc="2026-08-27T15:50:00Z">
        <w:r>
          <w:t xml:space="preserve">Although the male analysis </w:t>
        </w:r>
      </w:ins>
      <w:r>
        <w:t xml:space="preserve">supported </w:t>
      </w:r>
      <w:del w:id="376" w:author="Clint Dale Kelly" w:date="2026-08-27T11:50:00Z" w16du:dateUtc="2026-08-27T15:50:00Z">
        <w:r>
          <w:delText>male</w:delText>
        </w:r>
      </w:del>
      <w:ins w:id="377" w:author="Clint Dale Kelly" w:date="2026-08-27T11:50:00Z" w16du:dateUtc="2026-08-27T15:50:00Z">
        <w:r>
          <w:t>a</w:t>
        </w:r>
      </w:ins>
      <w:r>
        <w:t xml:space="preserve"> correlational gradient </w:t>
      </w:r>
      <w:del w:id="378" w:author="Clint Dale Kelly" w:date="2026-08-27T11:50:00Z" w16du:dateUtc="2026-08-27T15:50:00Z">
        <w:r>
          <w:delText xml:space="preserve">adds a second layer: within males, the </w:delText>
        </w:r>
        <w:r>
          <w:lastRenderedPageBreak/>
          <w:delText xml:space="preserve">association between body length and pairing depended on hind-leg length, </w:delText>
        </w:r>
      </w:del>
      <w:r>
        <w:t xml:space="preserve">and the </w:t>
      </w:r>
      <w:del w:id="379" w:author="Clint Dale Kelly" w:date="2026-08-27T11:50:00Z" w16du:dateUtc="2026-08-27T15:50:00Z">
        <w:r>
          <w:delText xml:space="preserve">highest predicted pairing probabilities occurred among relatively large-bodied, short-legged males. The biological mechanism behind this combination is unresolved, and several hypotheses—concerning movement, leverage, stability while mounted, or attachment duration—are plausible but not testable with these data. Although the </w:delText>
        </w:r>
      </w:del>
      <w:r>
        <w:t xml:space="preserve">corresponding </w:t>
      </w:r>
      <w:del w:id="380" w:author="Clint Dale Kelly" w:date="2026-08-27T11:50:00Z" w16du:dateUtc="2026-08-27T15:50:00Z">
        <w:r>
          <w:delText>correlational</w:delText>
        </w:r>
      </w:del>
      <w:ins w:id="381" w:author="Clint Dale Kelly" w:date="2026-08-27T11:50:00Z" w16du:dateUtc="2026-08-27T15:50:00Z">
        <w:r>
          <w:t>female</w:t>
        </w:r>
      </w:ins>
      <w:r>
        <w:t xml:space="preserve"> gradient was not supported</w:t>
      </w:r>
      <w:del w:id="382" w:author="Clint Dale Kelly" w:date="2026-08-27T11:50:00Z" w16du:dateUtc="2026-08-27T15:50:00Z">
        <w:r>
          <w:delText xml:space="preserve"> in females</w:delText>
        </w:r>
      </w:del>
      <w:r>
        <w:t xml:space="preserve">, the pooled sex comparison provided little evidence that the </w:t>
      </w:r>
      <w:del w:id="383" w:author="Clint Dale Kelly" w:date="2026-08-27T11:50:00Z" w16du:dateUtc="2026-08-27T15:50:00Z">
        <w:r>
          <w:delText>body length × hind leg length</w:delText>
        </w:r>
      </w:del>
      <w:ins w:id="384" w:author="Clint Dale Kelly" w:date="2026-08-27T11:50:00Z" w16du:dateUtc="2026-08-27T15:50:00Z">
        <w:r>
          <w:t>cross-product</w:t>
        </w:r>
      </w:ins>
      <w:r>
        <w:t xml:space="preserve"> association differed between females and males. The</w:t>
      </w:r>
      <w:ins w:id="385" w:author="Clint Dale Kelly" w:date="2026-08-27T11:50:00Z" w16du:dateUtc="2026-08-27T15:50:00Z">
        <w:r>
          <w:t xml:space="preserve"> apparent</w:t>
        </w:r>
      </w:ins>
      <w:r>
        <w:t xml:space="preserve"> male-only </w:t>
      </w:r>
      <w:del w:id="386" w:author="Clint Dale Kelly" w:date="2026-08-27T11:50:00Z" w16du:dateUtc="2026-08-27T15:50:00Z">
        <w:r>
          <w:delText>statistical support</w:delText>
        </w:r>
      </w:del>
      <w:ins w:id="387" w:author="Clint Dale Kelly" w:date="2026-08-27T11:50:00Z" w16du:dateUtc="2026-08-27T15:50:00Z">
        <w:r>
          <w:t>result</w:t>
        </w:r>
      </w:ins>
      <w:r>
        <w:t xml:space="preserve"> may therefore reflect </w:t>
      </w:r>
      <w:del w:id="388" w:author="Clint Dale Kelly" w:date="2026-08-27T11:50:00Z" w16du:dateUtc="2026-08-27T15:50:00Z">
        <w:r>
          <w:delText xml:space="preserve">sampling variation or </w:delText>
        </w:r>
      </w:del>
      <w:r>
        <w:t xml:space="preserve">lower precision in the female analysis rather than a genuinely sex-specific </w:t>
      </w:r>
      <w:del w:id="389" w:author="Clint Dale Kelly" w:date="2026-08-27T11:50:00Z" w16du:dateUtc="2026-08-27T15:50:00Z">
        <w:r>
          <w:delText>selection surface. At the same time, failure to detect an interaction is not evidence that the sexes are equivalent, and the uncertainty around the sex contrast leaves room for biologically meaningful differences.</w:delText>
        </w:r>
      </w:del>
      <w:ins w:id="390" w:author="Clint Dale Kelly" w:date="2026-08-27T11:50:00Z" w16du:dateUtc="2026-08-27T15:50:00Z">
        <w:r>
          <w:t>surface.</w:t>
        </w:r>
      </w:ins>
      <w:r>
        <w:t xml:space="preserve"> Existing dimorphism </w:t>
      </w:r>
      <w:del w:id="391" w:author="Clint Dale Kelly" w:date="2026-08-27T11:50:00Z" w16du:dateUtc="2026-08-27T15:50:00Z">
        <w:r>
          <w:delText>may therefore</w:delText>
        </w:r>
      </w:del>
      <w:ins w:id="392" w:author="Clint Dale Kelly" w:date="2026-08-27T11:50:00Z" w16du:dateUtc="2026-08-27T15:50:00Z">
        <w:r>
          <w:t>could instead</w:t>
        </w:r>
      </w:ins>
      <w:r>
        <w:t xml:space="preserve"> reflect </w:t>
      </w:r>
      <w:ins w:id="393" w:author="Clint Dale Kelly" w:date="2026-08-27T11:50:00Z" w16du:dateUtc="2026-08-27T15:50:00Z">
        <w:r>
          <w:t xml:space="preserve">past </w:t>
        </w:r>
      </w:ins>
      <w:r>
        <w:t>selection</w:t>
      </w:r>
      <w:del w:id="394" w:author="Clint Dale Kelly" w:date="2026-08-27T11:50:00Z" w16du:dateUtc="2026-08-27T15:50:00Z">
        <w:r>
          <w:delText xml:space="preserve"> acting in earlier generations</w:delText>
        </w:r>
      </w:del>
      <w:r>
        <w:t>, sex-specific viability</w:t>
      </w:r>
      <w:del w:id="395" w:author="Clint Dale Kelly" w:date="2026-08-27T11:50:00Z" w16du:dateUtc="2026-08-27T15:50:00Z">
        <w:r>
          <w:delText xml:space="preserve"> selection</w:delText>
        </w:r>
      </w:del>
      <w:r>
        <w:t xml:space="preserve">, development, </w:t>
      </w:r>
      <w:del w:id="396" w:author="Clint Dale Kelly" w:date="2026-08-27T11:50:00Z" w16du:dateUtc="2026-08-27T15:50:00Z">
        <w:r>
          <w:delText>ecological differences</w:delText>
        </w:r>
      </w:del>
      <w:ins w:id="397" w:author="Clint Dale Kelly" w:date="2026-08-27T11:50:00Z" w16du:dateUtc="2026-08-27T15:50:00Z">
        <w:r>
          <w:t>ecology</w:t>
        </w:r>
      </w:ins>
      <w:r>
        <w:t>, genetic architecture, or fitness components not measured here (</w:t>
      </w:r>
      <w:proofErr w:type="spellStart"/>
      <w:r>
        <w:t>Blanckenhorn</w:t>
      </w:r>
      <w:proofErr w:type="spellEnd"/>
      <w:r>
        <w:t xml:space="preserve">, 2000; Fairbairn, 1997; Fairbairn et al., </w:t>
      </w:r>
      <w:del w:id="398" w:author="Clint Dale Kelly" w:date="2026-08-27T11:50:00Z" w16du:dateUtc="2026-08-27T15:50:00Z">
        <w:r>
          <w:delText>2007).</w:delText>
        </w:r>
      </w:del>
      <w:ins w:id="399" w:author="Clint Dale Kelly" w:date="2026-08-27T11:50:00Z" w16du:dateUtc="2026-08-27T15:50:00Z">
        <w:r>
          <w:t>2007). Inbreeding is another potential modifier: it can depress male morphology and reproduction (Vasudeva et al., 2025), but relatedness and genetic load were not measured in this population and cannot be inferred from the restricted spatial sample.</w:t>
        </w:r>
      </w:ins>
      <w:r>
        <w:t xml:space="preserve"> The greater proportional dimorphism in body length than in hind leg length </w:t>
      </w:r>
      <w:del w:id="400" w:author="Clint Dale Kelly" w:date="2026-08-27T11:50:00Z" w16du:dateUtc="2026-08-27T15:50:00Z">
        <w:r>
          <w:delText>also</w:delText>
        </w:r>
      </w:del>
      <w:ins w:id="401" w:author="Clint Dale Kelly" w:date="2026-08-27T11:50:00Z" w16du:dateUtc="2026-08-27T15:50:00Z">
        <w:r>
          <w:t>likewise</w:t>
        </w:r>
      </w:ins>
      <w:r>
        <w:t xml:space="preserve"> does not map straightforwardly onto the contemporary gradients</w:t>
      </w:r>
      <w:del w:id="402" w:author="Clint Dale Kelly" w:date="2026-08-27T11:50:00Z" w16du:dateUtc="2026-08-27T15:50:00Z">
        <w:r>
          <w:delText>.</w:delText>
        </w:r>
      </w:del>
      <w:ins w:id="403" w:author="Clint Dale Kelly" w:date="2026-08-27T11:50:00Z" w16du:dateUtc="2026-08-27T15:50:00Z">
        <w:r>
          <w:t>, and there was no clear sex difference in the static allometric slope relating the two traits.</w:t>
        </w:r>
      </w:ins>
      <w:r>
        <w:t xml:space="preserve"> This mismatch </w:t>
      </w:r>
      <w:del w:id="404" w:author="Clint Dale Kelly" w:date="2026-08-27T11:50:00Z" w16du:dateUtc="2026-08-27T15:50:00Z">
        <w:r>
          <w:delText>is informative because it cautions against inferring the evolutionary</w:delText>
        </w:r>
      </w:del>
      <w:ins w:id="405" w:author="Clint Dale Kelly" w:date="2026-08-27T11:50:00Z" w16du:dateUtc="2026-08-27T15:50:00Z">
        <w:r>
          <w:t>illustrates why a single fitness component cannot by itself identify the historical</w:t>
        </w:r>
      </w:ins>
      <w:r>
        <w:t xml:space="preserve"> cause of SSD</w:t>
      </w:r>
      <w:del w:id="406" w:author="Clint Dale Kelly" w:date="2026-08-27T11:50:00Z" w16du:dateUtc="2026-08-27T15:50:00Z">
        <w:r>
          <w:delText xml:space="preserve"> from a single episode or component of phenotypic selection</w:delText>
        </w:r>
      </w:del>
      <w:r>
        <w:t>.</w:t>
      </w:r>
    </w:p>
    <w:p w14:paraId="04A28065" w14:textId="77777777" w:rsidR="002C0C50" w:rsidRDefault="00000000">
      <w:pPr>
        <w:pStyle w:val="BodyText"/>
      </w:pPr>
      <w:r>
        <w:lastRenderedPageBreak/>
        <w:t xml:space="preserve">The absence of body-length assortment indicates that, among the 25 pairs sampled, large males were no more likely to be paired with large females than expected by chance. This result does not contradict selection through pairing status. Morphology may affect the probability of being paired while having little effect on the phenotype of the eventual partner (McDonald &amp; </w:t>
      </w:r>
      <w:proofErr w:type="spellStart"/>
      <w:r>
        <w:t>Pizzari</w:t>
      </w:r>
      <w:proofErr w:type="spellEnd"/>
      <w:r>
        <w:t>, 2016). The modest number of pairs nevertheless limits power to detect weak assortment, and a single nocturnal snapshot cannot reveal whether assortment varies through the season or across sites.</w:t>
      </w:r>
    </w:p>
    <w:p w14:paraId="0E383F4E" w14:textId="77777777" w:rsidR="002926C5" w:rsidRDefault="00000000">
      <w:pPr>
        <w:pStyle w:val="BodyText"/>
        <w:rPr>
          <w:del w:id="407" w:author="Clint Dale Kelly" w:date="2026-08-27T11:50:00Z" w16du:dateUtc="2026-08-27T15:50:00Z"/>
        </w:rPr>
      </w:pPr>
      <w:r>
        <w:t xml:space="preserve">The </w:t>
      </w:r>
      <w:del w:id="408" w:author="Clint Dale Kelly" w:date="2026-08-27T11:50:00Z" w16du:dateUtc="2026-08-27T15:50:00Z">
        <w:r>
          <w:delText>scope of inference</w:delText>
        </w:r>
      </w:del>
      <w:ins w:id="409" w:author="Clint Dale Kelly" w:date="2026-08-27T11:50:00Z" w16du:dateUtc="2026-08-27T15:50:00Z">
        <w:r>
          <w:t>main inferential limit</w:t>
        </w:r>
      </w:ins>
      <w:r>
        <w:t xml:space="preserve"> is </w:t>
      </w:r>
      <w:del w:id="410" w:author="Clint Dale Kelly" w:date="2026-08-27T11:50:00Z" w16du:dateUtc="2026-08-27T15:50:00Z">
        <w:r>
          <w:delText xml:space="preserve">necessarily limited to this population, sampling interval, and taxon. A single-species result cannot establish a general rule for flightless weevils or scramble-competitive arthropods. Its broader contribution is instead comparative: it adds an example in which female-biased SSD co-occurs with a positive body-length–egg-load association, similar directional pairing-status gradients in </w:delText>
        </w:r>
      </w:del>
      <w:r>
        <w:t xml:space="preserve">the </w:t>
      </w:r>
      <w:del w:id="411" w:author="Clint Dale Kelly" w:date="2026-08-27T11:50:00Z" w16du:dateUtc="2026-08-27T15:50:00Z">
        <w:r>
          <w:delText>sexes, and a male analysis that supported a complex multivariate surface without clear evidence from the pooled comparison that this surface differed between the sexes. Determining whether these features recur in related weevils will require replicated sampling across populations, dates, and species, ideally combined with direct observation of mate searching, pair formation, pair duration, and reproductive success.</w:delText>
        </w:r>
      </w:del>
    </w:p>
    <w:p w14:paraId="69245531" w14:textId="77777777" w:rsidR="002C0C50" w:rsidRDefault="00000000">
      <w:pPr>
        <w:pStyle w:val="BodyText"/>
      </w:pPr>
      <w:del w:id="412" w:author="Clint Dale Kelly" w:date="2026-08-27T11:50:00Z" w16du:dateUtc="2026-08-27T15:50:00Z">
        <w:r>
          <w:delText xml:space="preserve">Several limitations are therefore central rather than peripheral. The 25 observed pairs came from one site and a restricted 11-night period; pairing status was binary and </w:delText>
        </w:r>
      </w:del>
      <w:r>
        <w:t>cross-sectional</w:t>
      </w:r>
      <w:del w:id="413" w:author="Clint Dale Kelly" w:date="2026-08-27T11:50:00Z" w16du:dateUtc="2026-08-27T15:50:00Z">
        <w:r>
          <w:delText>;</w:delText>
        </w:r>
      </w:del>
      <w:ins w:id="414" w:author="Clint Dale Kelly" w:date="2026-08-27T11:50:00Z" w16du:dateUtc="2026-08-27T15:50:00Z">
        <w:r>
          <w:t xml:space="preserve"> design: 25 pairs were sampled at one site </w:t>
        </w:r>
        <w:proofErr w:type="gramStart"/>
        <w:r>
          <w:t>during</w:t>
        </w:r>
        <w:proofErr w:type="gramEnd"/>
        <w:r>
          <w:t xml:space="preserve"> 11 nights,</w:t>
        </w:r>
      </w:ins>
      <w:r>
        <w:t xml:space="preserve"> egg load was measured once</w:t>
      </w:r>
      <w:del w:id="415" w:author="Clint Dale Kelly" w:date="2026-08-27T11:50:00Z" w16du:dateUtc="2026-08-27T15:50:00Z">
        <w:r>
          <w:delText>;</w:delText>
        </w:r>
      </w:del>
      <w:ins w:id="416" w:author="Clint Dale Kelly" w:date="2026-08-27T11:50:00Z" w16du:dateUtc="2026-08-27T15:50:00Z">
        <w:r>
          <w:t>,</w:t>
        </w:r>
      </w:ins>
      <w:r>
        <w:t xml:space="preserve"> and </w:t>
      </w:r>
      <w:ins w:id="417" w:author="Clint Dale Kelly" w:date="2026-08-27T11:50:00Z" w16du:dateUtc="2026-08-27T15:50:00Z">
        <w:r>
          <w:t xml:space="preserve">pairing </w:t>
        </w:r>
      </w:ins>
      <w:r>
        <w:t xml:space="preserve">behaviour </w:t>
      </w:r>
      <w:del w:id="418" w:author="Clint Dale Kelly" w:date="2026-08-27T11:50:00Z" w16du:dateUtc="2026-08-27T15:50:00Z">
        <w:r>
          <w:delText xml:space="preserve">linking morphology to pairing </w:delText>
        </w:r>
      </w:del>
      <w:r>
        <w:t xml:space="preserve">was not recorded directly. </w:t>
      </w:r>
      <w:del w:id="419" w:author="Clint Dale Kelly" w:date="2026-08-27T11:50:00Z" w16du:dateUtc="2026-08-27T15:50:00Z">
        <w:r>
          <w:delText>The opportunistically collected</w:delText>
        </w:r>
      </w:del>
      <w:ins w:id="420" w:author="Clint Dale Kelly" w:date="2026-08-27T11:50:00Z" w16du:dateUtc="2026-08-27T15:50:00Z">
        <w:r>
          <w:t>Pairing status is consequently a measure of observed precopulatory success, not lifetime mating or reproductive success, and the sampled</w:t>
        </w:r>
      </w:ins>
      <w:r>
        <w:t xml:space="preserve"> sex ratio may </w:t>
      </w:r>
      <w:del w:id="421" w:author="Clint Dale Kelly" w:date="2026-08-27T11:50:00Z" w16du:dateUtc="2026-08-27T15:50:00Z">
        <w:r>
          <w:delText xml:space="preserve">also </w:delText>
        </w:r>
      </w:del>
      <w:r>
        <w:t xml:space="preserve">reflect </w:t>
      </w:r>
      <w:del w:id="422" w:author="Clint Dale Kelly" w:date="2026-08-27T11:50:00Z" w16du:dateUtc="2026-08-27T15:50:00Z">
        <w:r>
          <w:delText xml:space="preserve">sex-specific </w:delText>
        </w:r>
      </w:del>
      <w:r>
        <w:t xml:space="preserve">activity </w:t>
      </w:r>
      <w:r>
        <w:lastRenderedPageBreak/>
        <w:t xml:space="preserve">or detectability rather than </w:t>
      </w:r>
      <w:del w:id="423" w:author="Clint Dale Kelly" w:date="2026-08-27T11:50:00Z" w16du:dateUtc="2026-08-27T15:50:00Z">
        <w:r>
          <w:delText xml:space="preserve">population </w:delText>
        </w:r>
      </w:del>
      <w:r>
        <w:t xml:space="preserve">abundance. </w:t>
      </w:r>
      <w:del w:id="424" w:author="Clint Dale Kelly" w:date="2026-08-27T11:50:00Z" w16du:dateUtc="2026-08-27T15:50:00Z">
        <w:r>
          <w:delText>These constraints increase uncertainty about temporal repeatability and the biological processes underlying the statistical associations. Future work should combine repeated</w:delText>
        </w:r>
      </w:del>
      <w:ins w:id="425" w:author="Clint Dale Kelly" w:date="2026-08-27T11:50:00Z" w16du:dateUtc="2026-08-27T15:50:00Z">
        <w:r>
          <w:t>The study nevertheless provides comparative</w:t>
        </w:r>
      </w:ins>
      <w:r>
        <w:t xml:space="preserve"> field </w:t>
      </w:r>
      <w:del w:id="426" w:author="Clint Dale Kelly" w:date="2026-08-27T11:50:00Z" w16du:dateUtc="2026-08-27T15:50:00Z">
        <w:r>
          <w:delText xml:space="preserve">surveys with behavioural </w:delText>
        </w:r>
      </w:del>
      <w:ins w:id="427" w:author="Clint Dale Kelly" w:date="2026-08-27T11:50:00Z" w16du:dateUtc="2026-08-27T15:50:00Z">
        <w:r>
          <w:t xml:space="preserve">estimates for both sexes of a poorly known species. Replication across dates, populations, and related weevils, combined with </w:t>
        </w:r>
      </w:ins>
      <w:r>
        <w:t>observations</w:t>
      </w:r>
      <w:del w:id="428" w:author="Clint Dale Kelly" w:date="2026-08-27T11:50:00Z" w16du:dateUtc="2026-08-27T15:50:00Z">
        <w:r>
          <w:delText>, experimental measures of locomotion and</w:delText>
        </w:r>
      </w:del>
      <w:ins w:id="429" w:author="Clint Dale Kelly" w:date="2026-08-27T11:50:00Z" w16du:dateUtc="2026-08-27T15:50:00Z">
        <w:r>
          <w:t xml:space="preserve"> or experiments on mate searching, choice,</w:t>
        </w:r>
      </w:ins>
      <w:r>
        <w:t xml:space="preserve"> attachment, and </w:t>
      </w:r>
      <w:del w:id="430" w:author="Clint Dale Kelly" w:date="2026-08-27T11:50:00Z" w16du:dateUtc="2026-08-27T15:50:00Z">
        <w:r>
          <w:delText xml:space="preserve">more complete estimates of </w:delText>
        </w:r>
      </w:del>
      <w:r>
        <w:t xml:space="preserve">reproductive </w:t>
      </w:r>
      <w:del w:id="431" w:author="Clint Dale Kelly" w:date="2026-08-27T11:50:00Z" w16du:dateUtc="2026-08-27T15:50:00Z">
        <w:r>
          <w:delText>success for females and males</w:delText>
        </w:r>
      </w:del>
      <w:ins w:id="432" w:author="Clint Dale Kelly" w:date="2026-08-27T11:50:00Z" w16du:dateUtc="2026-08-27T15:50:00Z">
        <w:r>
          <w:t>output, would test the mechanisms suggested by the present patterns</w:t>
        </w:r>
      </w:ins>
      <w:r>
        <w:t>.</w:t>
      </w:r>
    </w:p>
    <w:p w14:paraId="31E522FA" w14:textId="77777777" w:rsidR="002C0C50" w:rsidRDefault="00000000">
      <w:pPr>
        <w:pStyle w:val="BodyText"/>
      </w:pPr>
      <w:r>
        <w:t xml:space="preserve">In conclusion, </w:t>
      </w:r>
      <w:del w:id="433" w:author="Clint Dale Kelly" w:date="2026-08-27T11:50:00Z" w16du:dateUtc="2026-08-27T15:50:00Z">
        <w:r>
          <w:delText xml:space="preserve">this study documents female-biased SSD, a positive association between female body length and egg load, and qualitatively similar directional gradients in body and hind-leg length, as observed in the pairing status of </w:delText>
        </w:r>
      </w:del>
      <w:r>
        <w:t xml:space="preserve">female and male </w:t>
      </w:r>
      <w:proofErr w:type="spellStart"/>
      <w:r>
        <w:rPr>
          <w:i/>
          <w:iCs/>
        </w:rPr>
        <w:t>Lyperobates</w:t>
      </w:r>
      <w:proofErr w:type="spellEnd"/>
      <w:r>
        <w:t xml:space="preserve"> sp. </w:t>
      </w:r>
      <w:del w:id="434" w:author="Clint Dale Kelly" w:date="2026-08-27T11:50:00Z" w16du:dateUtc="2026-08-27T15:50:00Z">
        <w:r>
          <w:delText>A.</w:delText>
        </w:r>
      </w:del>
      <w:ins w:id="435" w:author="Clint Dale Kelly" w:date="2026-08-27T11:50:00Z" w16du:dateUtc="2026-08-27T15:50:00Z">
        <w:r>
          <w:t>A paired nonrandomly with respect to size: longer-bodied, shorter-legged individuals of both sexes were more likely to be observed paired. Larger females also carried more eggs, and females were larger than males in both traits.</w:t>
        </w:r>
      </w:ins>
      <w:r>
        <w:t xml:space="preserve"> The male analysis </w:t>
      </w:r>
      <w:del w:id="436" w:author="Clint Dale Kelly" w:date="2026-08-27T11:50:00Z" w16du:dateUtc="2026-08-27T15:50:00Z">
        <w:r>
          <w:delText>supported a dependence of pairing probability on the combination of body and hind-leg length, whereas the corresponding female gradient was not statistically supported. However,</w:delText>
        </w:r>
      </w:del>
      <w:ins w:id="437" w:author="Clint Dale Kelly" w:date="2026-08-27T11:50:00Z" w16du:dateUtc="2026-08-27T15:50:00Z">
        <w:r>
          <w:t>further identified a high-pairing region combining large bodies with short legs, although</w:t>
        </w:r>
      </w:ins>
      <w:r>
        <w:t xml:space="preserve"> the pooled comparison </w:t>
      </w:r>
      <w:del w:id="438" w:author="Clint Dale Kelly" w:date="2026-08-27T11:50:00Z" w16du:dateUtc="2026-08-27T15:50:00Z">
        <w:r>
          <w:delText>provided little evidence</w:delText>
        </w:r>
      </w:del>
      <w:ins w:id="439" w:author="Clint Dale Kelly" w:date="2026-08-27T11:50:00Z" w16du:dateUtc="2026-08-27T15:50:00Z">
        <w:r>
          <w:t>did not establish</w:t>
        </w:r>
      </w:ins>
      <w:r>
        <w:t xml:space="preserve"> that </w:t>
      </w:r>
      <w:del w:id="440" w:author="Clint Dale Kelly" w:date="2026-08-27T11:50:00Z" w16du:dateUtc="2026-08-27T15:50:00Z">
        <w:r>
          <w:delText>this</w:delText>
        </w:r>
      </w:del>
      <w:ins w:id="441" w:author="Clint Dale Kelly" w:date="2026-08-27T11:50:00Z" w16du:dateUtc="2026-08-27T15:50:00Z">
        <w:r>
          <w:t>the correlational</w:t>
        </w:r>
      </w:ins>
      <w:r>
        <w:t xml:space="preserve"> association differed between the sexes</w:t>
      </w:r>
      <w:del w:id="442" w:author="Clint Dale Kelly" w:date="2026-08-27T11:50:00Z" w16du:dateUtc="2026-08-27T15:50:00Z">
        <w:r>
          <w:delText xml:space="preserve">, so the result does not establish male-specific correlational selection. The cross-sectional measures of egg load and pairing status, together with the qualitative similarity of the directional gradients between the sexes, also prevent a strong causal inference that these </w:delText>
        </w:r>
      </w:del>
      <w:ins w:id="443" w:author="Clint Dale Kelly" w:date="2026-08-27T11:50:00Z" w16du:dateUtc="2026-08-27T15:50:00Z">
        <w:r>
          <w:t xml:space="preserve">. Size therefore matters for both female reproductive investment and pairing in this wild population, while the correspondence between </w:t>
        </w:r>
      </w:ins>
      <w:r>
        <w:t xml:space="preserve">contemporary </w:t>
      </w:r>
      <w:del w:id="444" w:author="Clint Dale Kelly" w:date="2026-08-27T11:50:00Z" w16du:dateUtc="2026-08-27T15:50:00Z">
        <w:r>
          <w:delText xml:space="preserve">associations produced the observed SSD. The results are best interpreted as evidence that </w:delText>
        </w:r>
        <w:r>
          <w:lastRenderedPageBreak/>
          <w:delText xml:space="preserve">contemporary components of selection in this population are incompletely aligned with </w:delText>
        </w:r>
      </w:del>
      <w:ins w:id="445" w:author="Clint Dale Kelly" w:date="2026-08-27T11:50:00Z" w16du:dateUtc="2026-08-27T15:50:00Z">
        <w:r>
          <w:t xml:space="preserve">selection and </w:t>
        </w:r>
      </w:ins>
      <w:r>
        <w:t xml:space="preserve">existing </w:t>
      </w:r>
      <w:del w:id="446" w:author="Clint Dale Kelly" w:date="2026-08-27T11:50:00Z" w16du:dateUtc="2026-08-27T15:50:00Z">
        <w:r>
          <w:delText xml:space="preserve">sexual </w:delText>
        </w:r>
      </w:del>
      <w:ins w:id="447" w:author="Clint Dale Kelly" w:date="2026-08-27T11:50:00Z" w16du:dateUtc="2026-08-27T15:50:00Z">
        <w:r>
          <w:t xml:space="preserve">female-biased </w:t>
        </w:r>
      </w:ins>
      <w:r>
        <w:t>dimorphism</w:t>
      </w:r>
      <w:ins w:id="448" w:author="Clint Dale Kelly" w:date="2026-08-27T11:50:00Z" w16du:dateUtc="2026-08-27T15:50:00Z">
        <w:r>
          <w:t xml:space="preserve"> remains incomplete</w:t>
        </w:r>
      </w:ins>
      <w:r>
        <w:t>.</w:t>
      </w:r>
    </w:p>
    <w:p w14:paraId="3E7B930F" w14:textId="77777777" w:rsidR="002C0C50" w:rsidRDefault="00000000">
      <w:r>
        <w:br w:type="page"/>
      </w:r>
    </w:p>
    <w:p w14:paraId="1503F539" w14:textId="77777777" w:rsidR="002926C5" w:rsidRDefault="00000000">
      <w:pPr>
        <w:pStyle w:val="Heading1"/>
        <w:rPr>
          <w:del w:id="449" w:author="Clint Dale Kelly" w:date="2026-08-27T11:50:00Z" w16du:dateUtc="2026-08-27T15:50:00Z"/>
        </w:rPr>
      </w:pPr>
      <w:bookmarkStart w:id="450" w:name="data-availability"/>
      <w:del w:id="451" w:author="Clint Dale Kelly" w:date="2026-08-27T11:50:00Z" w16du:dateUtc="2026-08-27T15:50:00Z">
        <w:r>
          <w:lastRenderedPageBreak/>
          <w:delText>Data availability</w:delText>
        </w:r>
      </w:del>
    </w:p>
    <w:p w14:paraId="53E3519D" w14:textId="77777777" w:rsidR="002926C5" w:rsidRDefault="00000000">
      <w:pPr>
        <w:pStyle w:val="FirstParagraph"/>
        <w:rPr>
          <w:del w:id="452" w:author="Clint Dale Kelly" w:date="2026-08-27T11:50:00Z" w16du:dateUtc="2026-08-27T15:50:00Z"/>
        </w:rPr>
      </w:pPr>
      <w:del w:id="453" w:author="Clint Dale Kelly" w:date="2026-08-27T11:50:00Z" w16du:dateUtc="2026-08-27T15:50:00Z">
        <w:r>
          <w:delText xml:space="preserve">Data are available through the OSF repository at </w:delText>
        </w:r>
        <w:r w:rsidR="002926C5">
          <w:fldChar w:fldCharType="begin"/>
        </w:r>
        <w:r w:rsidR="002926C5">
          <w:delInstrText>HYPERLINK "https://osf.io/khqgs/overview?view_only=728733529d06410ab17086f648a49a38" \h</w:delInstrText>
        </w:r>
        <w:r w:rsidR="002926C5">
          <w:fldChar w:fldCharType="separate"/>
        </w:r>
        <w:r w:rsidR="002926C5">
          <w:rPr>
            <w:rStyle w:val="Hyperlink"/>
          </w:rPr>
          <w:delText>https://osf.io/khqgs/overview?view_only=728733529d06410ab17086f648a49a38</w:delText>
        </w:r>
        <w:r w:rsidR="002926C5">
          <w:fldChar w:fldCharType="end"/>
        </w:r>
        <w:r w:rsidR="002926C5">
          <w:fldChar w:fldCharType="begin"/>
        </w:r>
        <w:r w:rsidR="002926C5">
          <w:delInstrText>HYPERLINK "https://doi.org/10.17605/OSF.IO/7FP9J." \h</w:delInstrText>
        </w:r>
        <w:r w:rsidR="002926C5">
          <w:fldChar w:fldCharType="separate"/>
        </w:r>
        <w:r w:rsidR="002926C5">
          <w:rPr>
            <w:rStyle w:val="Hyperlink"/>
          </w:rPr>
          <w:delText>.</w:delText>
        </w:r>
        <w:r w:rsidR="002926C5">
          <w:fldChar w:fldCharType="end"/>
        </w:r>
      </w:del>
    </w:p>
    <w:bookmarkEnd w:id="450"/>
    <w:p w14:paraId="73636770" w14:textId="75D90D51" w:rsidR="002C0C50" w:rsidRDefault="00000000">
      <w:del w:id="454" w:author="Clint Dale Kelly" w:date="2026-08-27T11:50:00Z" w16du:dateUtc="2026-08-27T15:50:00Z">
        <w:r>
          <w:br w:type="page"/>
        </w:r>
      </w:del>
      <w:bookmarkStart w:id="455" w:name="acknowledgements"/>
      <w:bookmarkEnd w:id="329"/>
    </w:p>
    <w:p w14:paraId="47843038" w14:textId="77777777" w:rsidR="002C0C50" w:rsidRDefault="00000000">
      <w:pPr>
        <w:pStyle w:val="Heading1"/>
      </w:pPr>
      <w:bookmarkStart w:id="456" w:name="references"/>
      <w:bookmarkEnd w:id="455"/>
      <w:r>
        <w:lastRenderedPageBreak/>
        <w:t>References</w:t>
      </w:r>
    </w:p>
    <w:p w14:paraId="353AA9D7" w14:textId="77777777" w:rsidR="002C0C50" w:rsidRDefault="00000000">
      <w:pPr>
        <w:pStyle w:val="Bibliography"/>
      </w:pPr>
      <w:bookmarkStart w:id="457" w:name="ref-andersson1994"/>
      <w:bookmarkStart w:id="458" w:name="refs"/>
      <w:r>
        <w:t xml:space="preserve">Andersson, M. B. (1994). </w:t>
      </w:r>
      <w:r>
        <w:rPr>
          <w:i/>
          <w:iCs/>
        </w:rPr>
        <w:t>Sexual Selection</w:t>
      </w:r>
      <w:r>
        <w:t>. Princeton University Press.</w:t>
      </w:r>
    </w:p>
    <w:p w14:paraId="26925A40" w14:textId="77777777" w:rsidR="002C0C50" w:rsidRDefault="00000000">
      <w:pPr>
        <w:pStyle w:val="Bibliography"/>
      </w:pPr>
      <w:bookmarkStart w:id="459" w:name="ref-blanckenhorn2000"/>
      <w:bookmarkEnd w:id="457"/>
      <w:r>
        <w:t xml:space="preserve">Blanckenhorn, W. U. (2000). The evolution of body size: What keeps organisms small? </w:t>
      </w:r>
      <w:del w:id="460" w:author="Clint Dale Kelly" w:date="2026-08-27T11:50:00Z" w16du:dateUtc="2026-08-27T15:50:00Z">
        <w:r>
          <w:rPr>
            <w:i/>
            <w:iCs/>
          </w:rPr>
          <w:delText>The Quarterly Review of Biology</w:delText>
        </w:r>
        <w:r>
          <w:delText>,</w:delText>
        </w:r>
      </w:del>
      <w:ins w:id="461" w:author="Clint Dale Kelly" w:date="2026-08-27T11:50:00Z" w16du:dateUtc="2026-08-27T15:50:00Z">
        <w:r>
          <w:rPr>
            <w:i/>
            <w:iCs/>
          </w:rPr>
          <w:t>Q. Rev. Biol.</w:t>
        </w:r>
        <w:r>
          <w:t>,</w:t>
        </w:r>
      </w:ins>
      <w:r>
        <w:t xml:space="preserve"> </w:t>
      </w:r>
      <w:r>
        <w:rPr>
          <w:i/>
          <w:iCs/>
        </w:rPr>
        <w:t>75</w:t>
      </w:r>
      <w:r>
        <w:t>(4), 385–407.</w:t>
      </w:r>
    </w:p>
    <w:p w14:paraId="579D051E" w14:textId="77777777" w:rsidR="002C0C50" w:rsidRDefault="00000000">
      <w:pPr>
        <w:pStyle w:val="Bibliography"/>
      </w:pPr>
      <w:bookmarkStart w:id="462" w:name="ref-blanckenhorn2005"/>
      <w:bookmarkEnd w:id="459"/>
      <w:r>
        <w:t xml:space="preserve">Blanckenhorn, W. U. (2005). Behavioral causes and consequences of sexual size dimorphism. </w:t>
      </w:r>
      <w:r>
        <w:rPr>
          <w:i/>
          <w:iCs/>
        </w:rPr>
        <w:t>Ethology</w:t>
      </w:r>
      <w:r>
        <w:t xml:space="preserve">, </w:t>
      </w:r>
      <w:r>
        <w:rPr>
          <w:i/>
          <w:iCs/>
        </w:rPr>
        <w:t>111</w:t>
      </w:r>
      <w:r>
        <w:t xml:space="preserve">(11), 977–1016. </w:t>
      </w:r>
      <w:hyperlink r:id="rId7">
        <w:r>
          <w:rPr>
            <w:rStyle w:val="Hyperlink"/>
          </w:rPr>
          <w:t>https://doi.org/10.1111/j.1439-0310.2005.01147.x</w:t>
        </w:r>
      </w:hyperlink>
    </w:p>
    <w:p w14:paraId="3DDA2EC2" w14:textId="77777777" w:rsidR="002C0C50" w:rsidRDefault="00000000">
      <w:pPr>
        <w:pStyle w:val="Bibliography"/>
        <w:rPr>
          <w:ins w:id="463" w:author="Clint Dale Kelly" w:date="2026-08-27T11:50:00Z" w16du:dateUtc="2026-08-27T15:50:00Z"/>
        </w:rPr>
      </w:pPr>
      <w:bookmarkStart w:id="464" w:name="ref-bonduriansky2001"/>
      <w:bookmarkEnd w:id="462"/>
      <w:ins w:id="465" w:author="Clint Dale Kelly" w:date="2026-08-27T11:50:00Z" w16du:dateUtc="2026-08-27T15:50:00Z">
        <w:r>
          <w:t xml:space="preserve">Bonduriansky, R. (2001). The evolution of Male mate choice in insects: A synthesis of ideas and evidence. </w:t>
        </w:r>
        <w:r>
          <w:rPr>
            <w:i/>
            <w:iCs/>
          </w:rPr>
          <w:t xml:space="preserve">Biol Rev Camb </w:t>
        </w:r>
        <w:proofErr w:type="spellStart"/>
        <w:r>
          <w:rPr>
            <w:i/>
            <w:iCs/>
          </w:rPr>
          <w:t>Philos</w:t>
        </w:r>
        <w:proofErr w:type="spellEnd"/>
        <w:r>
          <w:rPr>
            <w:i/>
            <w:iCs/>
          </w:rPr>
          <w:t xml:space="preserve"> Soc</w:t>
        </w:r>
        <w:r>
          <w:t xml:space="preserve">, </w:t>
        </w:r>
        <w:r>
          <w:rPr>
            <w:i/>
            <w:iCs/>
          </w:rPr>
          <w:t>76</w:t>
        </w:r>
        <w:r>
          <w:t xml:space="preserve">(3), 305–339. </w:t>
        </w:r>
        <w:r>
          <w:fldChar w:fldCharType="begin"/>
        </w:r>
        <w:r>
          <w:instrText>HYPERLINK "https://doi.org/10.1017/s1464793101005693" \h</w:instrText>
        </w:r>
        <w:r>
          <w:fldChar w:fldCharType="separate"/>
        </w:r>
        <w:r>
          <w:rPr>
            <w:rStyle w:val="Hyperlink"/>
          </w:rPr>
          <w:t>https://doi.org/10.1017/s1464793101005693</w:t>
        </w:r>
        <w:r>
          <w:fldChar w:fldCharType="end"/>
        </w:r>
      </w:ins>
    </w:p>
    <w:p w14:paraId="7640A0AA" w14:textId="77777777" w:rsidR="002C0C50" w:rsidRDefault="00000000">
      <w:pPr>
        <w:pStyle w:val="Bibliography"/>
      </w:pPr>
      <w:bookmarkStart w:id="466" w:name="ref-brodie1995"/>
      <w:bookmarkEnd w:id="464"/>
      <w:r>
        <w:t xml:space="preserve">Brodie, E. D., Moore, A. J., &amp; Janzen, F. J. (1995). Visualizing and quantifying natural selection. </w:t>
      </w:r>
      <w:r>
        <w:rPr>
          <w:i/>
          <w:iCs/>
        </w:rPr>
        <w:t>Trends Ecol Evol</w:t>
      </w:r>
      <w:r>
        <w:t xml:space="preserve">, </w:t>
      </w:r>
      <w:r>
        <w:rPr>
          <w:i/>
          <w:iCs/>
        </w:rPr>
        <w:t>10</w:t>
      </w:r>
      <w:r>
        <w:t xml:space="preserve">(8), 313–318. </w:t>
      </w:r>
      <w:hyperlink r:id="rId8">
        <w:r>
          <w:rPr>
            <w:rStyle w:val="Hyperlink"/>
          </w:rPr>
          <w:t>https://doi.org/10.1016/S0169-5347(00)89117-X</w:t>
        </w:r>
      </w:hyperlink>
    </w:p>
    <w:p w14:paraId="286091F2" w14:textId="77777777" w:rsidR="002C0C50" w:rsidRDefault="00000000">
      <w:pPr>
        <w:pStyle w:val="Bibliography"/>
      </w:pPr>
      <w:bookmarkStart w:id="467" w:name="ref-brown2017"/>
      <w:bookmarkEnd w:id="466"/>
      <w:r>
        <w:t xml:space="preserve">Brown, S. D. J. (2017). Austromonticola, a new genus of broad-nosed weevil (Coleoptera, Curculionidae, Entiminae) from montane areas of New Zealand. </w:t>
      </w:r>
      <w:r>
        <w:rPr>
          <w:i/>
          <w:iCs/>
        </w:rPr>
        <w:t>Zookeys</w:t>
      </w:r>
      <w:r>
        <w:t xml:space="preserve">, (707), 73–130. </w:t>
      </w:r>
      <w:hyperlink r:id="rId9">
        <w:r>
          <w:rPr>
            <w:rStyle w:val="Hyperlink"/>
          </w:rPr>
          <w:t>https://doi.org/10.3897/zookeys.707.12649</w:t>
        </w:r>
      </w:hyperlink>
    </w:p>
    <w:p w14:paraId="1BCBB1E1" w14:textId="77777777" w:rsidR="002C0C50" w:rsidRDefault="00000000">
      <w:pPr>
        <w:pStyle w:val="Bibliography"/>
      </w:pPr>
      <w:bookmarkStart w:id="468" w:name="ref-crespi1989"/>
      <w:bookmarkEnd w:id="467"/>
      <w:r>
        <w:t xml:space="preserve">Crespi, B. J. (1989). Causes of assortative mating in arthropods. </w:t>
      </w:r>
      <w:del w:id="469" w:author="Clint Dale Kelly" w:date="2026-08-27T11:50:00Z" w16du:dateUtc="2026-08-27T15:50:00Z">
        <w:r>
          <w:rPr>
            <w:i/>
            <w:iCs/>
          </w:rPr>
          <w:delText>Animal Behaviour</w:delText>
        </w:r>
        <w:r>
          <w:delText>,</w:delText>
        </w:r>
      </w:del>
      <w:ins w:id="470" w:author="Clint Dale Kelly" w:date="2026-08-27T11:50:00Z" w16du:dateUtc="2026-08-27T15:50:00Z">
        <w:r>
          <w:rPr>
            <w:i/>
            <w:iCs/>
          </w:rPr>
          <w:t xml:space="preserve">Anim. </w:t>
        </w:r>
        <w:proofErr w:type="spellStart"/>
        <w:r>
          <w:rPr>
            <w:i/>
            <w:iCs/>
          </w:rPr>
          <w:t>Behav</w:t>
        </w:r>
        <w:proofErr w:type="spellEnd"/>
        <w:r>
          <w:rPr>
            <w:i/>
            <w:iCs/>
          </w:rPr>
          <w:t>.</w:t>
        </w:r>
        <w:r>
          <w:t>,</w:t>
        </w:r>
      </w:ins>
      <w:r>
        <w:t xml:space="preserve"> </w:t>
      </w:r>
      <w:r>
        <w:rPr>
          <w:i/>
          <w:iCs/>
        </w:rPr>
        <w:t>38</w:t>
      </w:r>
      <w:r>
        <w:t xml:space="preserve">(6), 980–1000. </w:t>
      </w:r>
      <w:hyperlink r:id="rId10">
        <w:r>
          <w:rPr>
            <w:rStyle w:val="Hyperlink"/>
          </w:rPr>
          <w:t>https://doi.org/10.1016/S0003-3472(89)80138-1</w:t>
        </w:r>
      </w:hyperlink>
    </w:p>
    <w:p w14:paraId="7073CAB8" w14:textId="77777777" w:rsidR="002C0C50" w:rsidRDefault="00000000">
      <w:pPr>
        <w:pStyle w:val="Bibliography"/>
        <w:rPr>
          <w:ins w:id="471" w:author="Clint Dale Kelly" w:date="2026-08-27T11:50:00Z" w16du:dateUtc="2026-08-27T15:50:00Z"/>
        </w:rPr>
      </w:pPr>
      <w:bookmarkStart w:id="472" w:name="ref-crudgington2000"/>
      <w:bookmarkEnd w:id="468"/>
      <w:ins w:id="473" w:author="Clint Dale Kelly" w:date="2026-08-27T11:50:00Z" w16du:dateUtc="2026-08-27T15:50:00Z">
        <w:r>
          <w:t>Crudgington, H. S., &amp; Siva-Jothy, M.</w:t>
        </w:r>
      </w:ins>
      <w:moveToRangeStart w:id="474" w:author="Clint Dale Kelly" w:date="2026-08-27T11:50:00Z" w:name="move238723838"/>
      <w:moveTo w:id="475" w:author="Clint Dale Kelly" w:date="2026-08-27T11:50:00Z" w16du:dateUtc="2026-08-27T15:50:00Z">
        <w:r>
          <w:t xml:space="preserve"> T. (</w:t>
        </w:r>
      </w:moveTo>
      <w:moveToRangeEnd w:id="474"/>
      <w:ins w:id="476" w:author="Clint Dale Kelly" w:date="2026-08-27T11:50:00Z" w16du:dateUtc="2026-08-27T15:50:00Z">
        <w:r>
          <w:t xml:space="preserve">2000). Genital damage, kicking and early death. </w:t>
        </w:r>
        <w:r>
          <w:rPr>
            <w:i/>
            <w:iCs/>
          </w:rPr>
          <w:t>Nature</w:t>
        </w:r>
        <w:r>
          <w:t xml:space="preserve">, </w:t>
        </w:r>
        <w:r>
          <w:rPr>
            <w:i/>
            <w:iCs/>
          </w:rPr>
          <w:t>407</w:t>
        </w:r>
        <w:r>
          <w:t xml:space="preserve">(6806), 855–856. </w:t>
        </w:r>
        <w:r>
          <w:fldChar w:fldCharType="begin"/>
        </w:r>
        <w:r>
          <w:instrText>HYPERLINK "https://doi.org/10.1038/35038154" \h</w:instrText>
        </w:r>
        <w:r>
          <w:fldChar w:fldCharType="separate"/>
        </w:r>
        <w:r>
          <w:rPr>
            <w:rStyle w:val="Hyperlink"/>
          </w:rPr>
          <w:t>https://doi.org/10.1038/35038154</w:t>
        </w:r>
        <w:r>
          <w:fldChar w:fldCharType="end"/>
        </w:r>
      </w:ins>
    </w:p>
    <w:p w14:paraId="2534E7B6" w14:textId="77777777" w:rsidR="002C0C50" w:rsidRDefault="00000000">
      <w:pPr>
        <w:pStyle w:val="Bibliography"/>
      </w:pPr>
      <w:bookmarkStart w:id="477" w:name="ref-darwin1871"/>
      <w:bookmarkEnd w:id="472"/>
      <w:r>
        <w:t xml:space="preserve">Darwin, C. (1871). </w:t>
      </w:r>
      <w:r>
        <w:rPr>
          <w:i/>
          <w:iCs/>
        </w:rPr>
        <w:t>The Descent of Man, and Selection in Relation to Sex</w:t>
      </w:r>
      <w:r>
        <w:t xml:space="preserve"> (pp. viii, 423). John Murray. </w:t>
      </w:r>
      <w:hyperlink r:id="rId11">
        <w:r>
          <w:rPr>
            <w:rStyle w:val="Hyperlink"/>
          </w:rPr>
          <w:t>https://doi.org/10.1037/12293-000</w:t>
        </w:r>
      </w:hyperlink>
    </w:p>
    <w:p w14:paraId="79A9F61F" w14:textId="77777777" w:rsidR="002C0C50" w:rsidRDefault="00000000">
      <w:pPr>
        <w:pStyle w:val="Bibliography"/>
      </w:pPr>
      <w:bookmarkStart w:id="478" w:name="ref-emlen1977"/>
      <w:bookmarkEnd w:id="477"/>
      <w:r>
        <w:t xml:space="preserve">Emlen, S. T., &amp; Oring, L. W. (1977). Ecology, sexual selection, and the evolution of mating systems. </w:t>
      </w:r>
      <w:r>
        <w:rPr>
          <w:i/>
          <w:iCs/>
        </w:rPr>
        <w:t>Science</w:t>
      </w:r>
      <w:r>
        <w:t xml:space="preserve">, </w:t>
      </w:r>
      <w:r>
        <w:rPr>
          <w:i/>
          <w:iCs/>
        </w:rPr>
        <w:t>197</w:t>
      </w:r>
      <w:r>
        <w:t xml:space="preserve">(4300), 215–223. </w:t>
      </w:r>
      <w:hyperlink r:id="rId12">
        <w:r>
          <w:rPr>
            <w:rStyle w:val="Hyperlink"/>
          </w:rPr>
          <w:t>https://doi.org/10.1126/science.327542</w:t>
        </w:r>
      </w:hyperlink>
    </w:p>
    <w:p w14:paraId="08540EA2" w14:textId="77777777" w:rsidR="002C0C50" w:rsidRDefault="00000000">
      <w:pPr>
        <w:pStyle w:val="Bibliography"/>
      </w:pPr>
      <w:bookmarkStart w:id="479" w:name="ref-fairbairnAllometrySexualSize1997"/>
      <w:bookmarkEnd w:id="478"/>
      <w:r>
        <w:t xml:space="preserve">Fairbairn, D. J. (1997). Allometry for sexual size dimorphism: Pattern and process in the coevolution of body size in males and females. </w:t>
      </w:r>
      <w:del w:id="480" w:author="Clint Dale Kelly" w:date="2026-08-27T11:50:00Z" w16du:dateUtc="2026-08-27T15:50:00Z">
        <w:r>
          <w:rPr>
            <w:i/>
            <w:iCs/>
          </w:rPr>
          <w:delText>Annual Review of Ecology, Evolution, and Systematics</w:delText>
        </w:r>
        <w:r>
          <w:delText>,</w:delText>
        </w:r>
      </w:del>
      <w:ins w:id="481" w:author="Clint Dale Kelly" w:date="2026-08-27T11:50:00Z" w16du:dateUtc="2026-08-27T15:50:00Z">
        <w:r>
          <w:rPr>
            <w:i/>
            <w:iCs/>
          </w:rPr>
          <w:t>Annu. Rev. Ecol. Evol. Syst.</w:t>
        </w:r>
        <w:r>
          <w:t>,</w:t>
        </w:r>
      </w:ins>
      <w:r>
        <w:t xml:space="preserve"> </w:t>
      </w:r>
      <w:r>
        <w:rPr>
          <w:i/>
          <w:iCs/>
        </w:rPr>
        <w:t>28</w:t>
      </w:r>
      <w:r>
        <w:t xml:space="preserve">(Volume 28, 1997), 659–687. </w:t>
      </w:r>
      <w:hyperlink r:id="rId13">
        <w:r>
          <w:rPr>
            <w:rStyle w:val="Hyperlink"/>
          </w:rPr>
          <w:t>https://doi.org/10.1146/annurev.ecolsys.28.1.659</w:t>
        </w:r>
      </w:hyperlink>
    </w:p>
    <w:p w14:paraId="1BC20AA3" w14:textId="77777777" w:rsidR="002C0C50" w:rsidRDefault="00000000">
      <w:pPr>
        <w:pStyle w:val="Bibliography"/>
      </w:pPr>
      <w:bookmarkStart w:id="482" w:name="ref-fairbairn2007"/>
      <w:bookmarkEnd w:id="479"/>
      <w:r>
        <w:t xml:space="preserve">Fairbairn, D. J., Blanckenhorn, W. U., &amp; Székely, T. (2007). </w:t>
      </w:r>
      <w:r>
        <w:rPr>
          <w:i/>
          <w:iCs/>
        </w:rPr>
        <w:t>Sex, Size and Gender Roles</w:t>
      </w:r>
      <w:r>
        <w:t>. Oxford University Press.</w:t>
      </w:r>
    </w:p>
    <w:p w14:paraId="7E1EC203" w14:textId="77777777" w:rsidR="002C0C50" w:rsidRDefault="00000000">
      <w:pPr>
        <w:pStyle w:val="Bibliography"/>
      </w:pPr>
      <w:bookmarkStart w:id="483" w:name="ref-ghiselin1974"/>
      <w:bookmarkEnd w:id="482"/>
      <w:r>
        <w:t xml:space="preserve">Ghiselin, M. T. (1974). </w:t>
      </w:r>
      <w:r>
        <w:rPr>
          <w:i/>
          <w:iCs/>
        </w:rPr>
        <w:t>The Economy of Nature and the Evolution of Sex</w:t>
      </w:r>
      <w:r>
        <w:t>. Univ of California Press.</w:t>
      </w:r>
    </w:p>
    <w:p w14:paraId="7D05F322" w14:textId="77777777" w:rsidR="002C0C50" w:rsidRDefault="00000000">
      <w:pPr>
        <w:pStyle w:val="Bibliography"/>
      </w:pPr>
      <w:bookmarkStart w:id="484" w:name="ref-zotero-item-15212"/>
      <w:bookmarkEnd w:id="483"/>
      <w:r>
        <w:t xml:space="preserve">Guidelines for the ethical treatment of nonhuman animals in behavioural research and teaching. (2023). In </w:t>
      </w:r>
      <w:r>
        <w:rPr>
          <w:i/>
          <w:iCs/>
        </w:rPr>
        <w:t>ASAB</w:t>
      </w:r>
      <w:r>
        <w:t>. https://www.asab.org/ethics; Association for the Study of Animal Behaviour/Animal Behavior Society.</w:t>
      </w:r>
    </w:p>
    <w:p w14:paraId="684D5DE7" w14:textId="77777777" w:rsidR="002C0C50" w:rsidRDefault="00000000">
      <w:pPr>
        <w:pStyle w:val="Bibliography"/>
      </w:pPr>
      <w:bookmarkStart w:id="485" w:name="ref-haran2023"/>
      <w:bookmarkEnd w:id="484"/>
      <w:r>
        <w:lastRenderedPageBreak/>
        <w:t xml:space="preserve">Haran, J., Li, X., Allio, R., Shin, S., Benoit, L., Oberprieler, R. G., Farrell, B. D., Brown, S. D. J., Leschen, R. A. B., Kergoat, G. J., &amp; McKenna, D. D. (2023). Phylogenomics illuminates the phylogeny of flower weevils (Curculioninae) and reveals ten independent origins of brood-site pollination mutualism in true weevils. </w:t>
      </w:r>
      <w:r>
        <w:rPr>
          <w:i/>
          <w:iCs/>
        </w:rPr>
        <w:t>Proc Biol Sci</w:t>
      </w:r>
      <w:r>
        <w:t xml:space="preserve">, </w:t>
      </w:r>
      <w:r>
        <w:rPr>
          <w:i/>
          <w:iCs/>
        </w:rPr>
        <w:t>290</w:t>
      </w:r>
      <w:r>
        <w:t xml:space="preserve">(2008), 20230889. </w:t>
      </w:r>
      <w:hyperlink r:id="rId14">
        <w:r>
          <w:rPr>
            <w:rStyle w:val="Hyperlink"/>
          </w:rPr>
          <w:t>https://doi.org/10.1098/rspb.2023.0889</w:t>
        </w:r>
      </w:hyperlink>
    </w:p>
    <w:p w14:paraId="7B185F2D" w14:textId="77777777" w:rsidR="002C0C50" w:rsidRDefault="00000000">
      <w:pPr>
        <w:pStyle w:val="Bibliography"/>
        <w:rPr>
          <w:ins w:id="486" w:author="Clint Dale Kelly" w:date="2026-08-27T11:50:00Z" w16du:dateUtc="2026-08-27T15:50:00Z"/>
        </w:rPr>
      </w:pPr>
      <w:bookmarkStart w:id="487" w:name="ref-harari1999"/>
      <w:bookmarkEnd w:id="485"/>
      <w:ins w:id="488" w:author="Clint Dale Kelly" w:date="2026-08-27T11:50:00Z" w16du:dateUtc="2026-08-27T15:50:00Z">
        <w:r>
          <w:t xml:space="preserve">Harari, A. R., Handler, A. M., &amp; Landolt, P. J. (1999). Size-assortative mating, male choice and female choice in the curculionid beetle </w:t>
        </w:r>
        <w:proofErr w:type="spellStart"/>
        <w:r>
          <w:rPr>
            <w:i/>
            <w:iCs/>
          </w:rPr>
          <w:t>Diaprepes</w:t>
        </w:r>
        <w:proofErr w:type="spellEnd"/>
        <w:r>
          <w:t xml:space="preserve"> </w:t>
        </w:r>
        <w:proofErr w:type="spellStart"/>
        <w:r>
          <w:rPr>
            <w:i/>
            <w:iCs/>
          </w:rPr>
          <w:t>Abbreviatus</w:t>
        </w:r>
        <w:proofErr w:type="spellEnd"/>
        <w:r>
          <w:t xml:space="preserve">. </w:t>
        </w:r>
        <w:r>
          <w:rPr>
            <w:i/>
            <w:iCs/>
          </w:rPr>
          <w:t xml:space="preserve">Anim. </w:t>
        </w:r>
        <w:proofErr w:type="spellStart"/>
        <w:r>
          <w:rPr>
            <w:i/>
            <w:iCs/>
          </w:rPr>
          <w:t>Behav</w:t>
        </w:r>
        <w:proofErr w:type="spellEnd"/>
        <w:r>
          <w:rPr>
            <w:i/>
            <w:iCs/>
          </w:rPr>
          <w:t>.</w:t>
        </w:r>
        <w:r>
          <w:t xml:space="preserve">, </w:t>
        </w:r>
        <w:r>
          <w:rPr>
            <w:i/>
            <w:iCs/>
          </w:rPr>
          <w:t>58</w:t>
        </w:r>
        <w:r>
          <w:t>(6), 1191–1200.</w:t>
        </w:r>
      </w:ins>
    </w:p>
    <w:p w14:paraId="71082FA4" w14:textId="77777777" w:rsidR="002C0C50" w:rsidRDefault="00000000">
      <w:pPr>
        <w:pStyle w:val="Bibliography"/>
      </w:pPr>
      <w:bookmarkStart w:id="489" w:name="ref-herberstein2017"/>
      <w:bookmarkEnd w:id="487"/>
      <w:r>
        <w:t xml:space="preserve">Herberstein, M. E., Painting, C. J., &amp; Holwell, G. I. (2017). Scramble competition polygyny in terrestrial arthropods. In </w:t>
      </w:r>
      <w:r>
        <w:rPr>
          <w:i/>
          <w:iCs/>
        </w:rPr>
        <w:t xml:space="preserve">Advances in the </w:t>
      </w:r>
      <w:ins w:id="490" w:author="Clint Dale Kelly" w:date="2026-08-27T11:50:00Z" w16du:dateUtc="2026-08-27T15:50:00Z">
        <w:r>
          <w:rPr>
            <w:i/>
            <w:iCs/>
          </w:rPr>
          <w:t>Study</w:t>
        </w:r>
      </w:ins>
      <w:r>
        <w:rPr>
          <w:i/>
          <w:iCs/>
        </w:rPr>
        <w:t xml:space="preserve"> of </w:t>
      </w:r>
      <w:ins w:id="491" w:author="Clint Dale Kelly" w:date="2026-08-27T11:50:00Z" w16du:dateUtc="2026-08-27T15:50:00Z">
        <w:r>
          <w:rPr>
            <w:i/>
            <w:iCs/>
          </w:rPr>
          <w:t>Behavior</w:t>
        </w:r>
      </w:ins>
      <w:r>
        <w:t xml:space="preserve"> (pp. 237–295). Elsevier. </w:t>
      </w:r>
      <w:hyperlink r:id="rId15">
        <w:r>
          <w:rPr>
            <w:rStyle w:val="Hyperlink"/>
          </w:rPr>
          <w:t>https://doi.org/10.1016/bs.asb.2017.01.001</w:t>
        </w:r>
      </w:hyperlink>
    </w:p>
    <w:p w14:paraId="62188ECD" w14:textId="77777777" w:rsidR="002C0C50" w:rsidRDefault="00000000">
      <w:pPr>
        <w:pStyle w:val="Bibliography"/>
      </w:pPr>
      <w:bookmarkStart w:id="492" w:name="ref-honek1993"/>
      <w:bookmarkEnd w:id="489"/>
      <w:r>
        <w:t xml:space="preserve">Honek, A. (1993). Intraspecific variation in body size and fecundity in insects: A general relationship. </w:t>
      </w:r>
      <w:r>
        <w:rPr>
          <w:i/>
          <w:iCs/>
        </w:rPr>
        <w:t>Oikos</w:t>
      </w:r>
      <w:r>
        <w:t xml:space="preserve">, 483–492. </w:t>
      </w:r>
      <w:hyperlink r:id="rId16">
        <w:r>
          <w:rPr>
            <w:rStyle w:val="Hyperlink"/>
          </w:rPr>
          <w:t>https://doi.org/10.2307/3544943</w:t>
        </w:r>
      </w:hyperlink>
    </w:p>
    <w:p w14:paraId="632B41C9" w14:textId="77777777" w:rsidR="002C0C50" w:rsidRDefault="00000000">
      <w:pPr>
        <w:pStyle w:val="Bibliography"/>
      </w:pPr>
      <w:bookmarkStart w:id="493" w:name="ref-jiang2013"/>
      <w:bookmarkEnd w:id="492"/>
      <w:r>
        <w:t xml:space="preserve">Jiang, Y., Bolnick, D. I., &amp; Kirkpatrick, M. (2013). Assortative mating in animals. </w:t>
      </w:r>
      <w:del w:id="494" w:author="Clint Dale Kelly" w:date="2026-08-27T11:50:00Z" w16du:dateUtc="2026-08-27T15:50:00Z">
        <w:r>
          <w:rPr>
            <w:i/>
            <w:iCs/>
          </w:rPr>
          <w:delText>American Naturalist</w:delText>
        </w:r>
        <w:r>
          <w:delText>,</w:delText>
        </w:r>
      </w:del>
      <w:ins w:id="495" w:author="Clint Dale Kelly" w:date="2026-08-27T11:50:00Z" w16du:dateUtc="2026-08-27T15:50:00Z">
        <w:r>
          <w:rPr>
            <w:i/>
            <w:iCs/>
          </w:rPr>
          <w:t>Am. Nat.</w:t>
        </w:r>
        <w:r>
          <w:t>,</w:t>
        </w:r>
      </w:ins>
      <w:r>
        <w:t xml:space="preserve"> </w:t>
      </w:r>
      <w:r>
        <w:rPr>
          <w:i/>
          <w:iCs/>
        </w:rPr>
        <w:t>181</w:t>
      </w:r>
      <w:r>
        <w:t xml:space="preserve">(6), E125–38. </w:t>
      </w:r>
      <w:hyperlink r:id="rId17">
        <w:r>
          <w:rPr>
            <w:rStyle w:val="Hyperlink"/>
          </w:rPr>
          <w:t>https://doi.org/10.1086/670160</w:t>
        </w:r>
      </w:hyperlink>
    </w:p>
    <w:p w14:paraId="0D87AAC4" w14:textId="77777777" w:rsidR="002C0C50" w:rsidRDefault="00000000">
      <w:pPr>
        <w:pStyle w:val="Bibliography"/>
        <w:rPr>
          <w:ins w:id="496" w:author="Clint Dale Kelly" w:date="2026-08-27T11:50:00Z" w16du:dateUtc="2026-08-27T15:50:00Z"/>
        </w:rPr>
      </w:pPr>
      <w:bookmarkStart w:id="497" w:name="ref-kaufmann2021"/>
      <w:bookmarkEnd w:id="493"/>
      <w:ins w:id="498" w:author="Clint Dale Kelly" w:date="2026-08-27T11:50:00Z" w16du:dateUtc="2026-08-27T15:50:00Z">
        <w:r>
          <w:t xml:space="preserve">Kaufmann, P., Wolak, M. E., Husby, A., &amp; Immonen, E. (2021). Rapid evolution of sexual size dimorphism facilitated by Y-linked genetic variance. </w:t>
        </w:r>
        <w:r>
          <w:rPr>
            <w:i/>
            <w:iCs/>
          </w:rPr>
          <w:t>Nat. Ecol. Evol.</w:t>
        </w:r>
        <w:r>
          <w:t xml:space="preserve">, </w:t>
        </w:r>
        <w:r>
          <w:rPr>
            <w:i/>
            <w:iCs/>
          </w:rPr>
          <w:t>5</w:t>
        </w:r>
        <w:r>
          <w:t xml:space="preserve">(10), 1394–1402. </w:t>
        </w:r>
        <w:r>
          <w:fldChar w:fldCharType="begin"/>
        </w:r>
        <w:r>
          <w:instrText>HYPERLINK "https://doi.org/10.1038/s41559-021-01530-z" \h</w:instrText>
        </w:r>
        <w:r>
          <w:fldChar w:fldCharType="separate"/>
        </w:r>
        <w:r>
          <w:rPr>
            <w:rStyle w:val="Hyperlink"/>
          </w:rPr>
          <w:t>https://doi.org/10.1038/s41559-021-01530-z</w:t>
        </w:r>
        <w:r>
          <w:fldChar w:fldCharType="end"/>
        </w:r>
      </w:ins>
    </w:p>
    <w:p w14:paraId="28AEE683" w14:textId="77777777" w:rsidR="002C0C50" w:rsidRDefault="00000000">
      <w:pPr>
        <w:pStyle w:val="Bibliography"/>
      </w:pPr>
      <w:bookmarkStart w:id="499" w:name="ref-kelly2020"/>
      <w:bookmarkEnd w:id="497"/>
      <w:r>
        <w:t>Kelly, C. D. (2020). Sexual selection on the size and shape of morphological traits in the Japanese beetle (</w:t>
      </w:r>
      <w:r>
        <w:rPr>
          <w:i/>
          <w:iCs/>
        </w:rPr>
        <w:t>Popillia</w:t>
      </w:r>
      <w:r>
        <w:t xml:space="preserve"> </w:t>
      </w:r>
      <w:r>
        <w:rPr>
          <w:i/>
          <w:iCs/>
        </w:rPr>
        <w:t>Japonica</w:t>
      </w:r>
      <w:r>
        <w:t xml:space="preserve">). </w:t>
      </w:r>
      <w:del w:id="500" w:author="Clint Dale Kelly" w:date="2026-08-27T11:50:00Z" w16du:dateUtc="2026-08-27T15:50:00Z">
        <w:r>
          <w:rPr>
            <w:i/>
            <w:iCs/>
          </w:rPr>
          <w:delText>Behavioral Ecology</w:delText>
        </w:r>
        <w:r>
          <w:delText>,</w:delText>
        </w:r>
      </w:del>
      <w:proofErr w:type="spellStart"/>
      <w:ins w:id="501" w:author="Clint Dale Kelly" w:date="2026-08-27T11:50:00Z" w16du:dateUtc="2026-08-27T15:50:00Z">
        <w:r>
          <w:rPr>
            <w:i/>
            <w:iCs/>
          </w:rPr>
          <w:t>Behav</w:t>
        </w:r>
        <w:proofErr w:type="spellEnd"/>
        <w:r>
          <w:rPr>
            <w:i/>
            <w:iCs/>
          </w:rPr>
          <w:t>. Ecol.</w:t>
        </w:r>
        <w:r>
          <w:t>,</w:t>
        </w:r>
      </w:ins>
      <w:r>
        <w:t xml:space="preserve"> </w:t>
      </w:r>
      <w:r>
        <w:rPr>
          <w:i/>
          <w:iCs/>
        </w:rPr>
        <w:t>31</w:t>
      </w:r>
      <w:r>
        <w:t xml:space="preserve">, 1073–1083. </w:t>
      </w:r>
      <w:hyperlink r:id="rId18">
        <w:r>
          <w:rPr>
            <w:rStyle w:val="Hyperlink"/>
          </w:rPr>
          <w:t>https://doi.org/10.1093/beheco/araa054</w:t>
        </w:r>
      </w:hyperlink>
    </w:p>
    <w:p w14:paraId="58CE0A1A" w14:textId="77777777" w:rsidR="002C0C50" w:rsidRDefault="00000000">
      <w:pPr>
        <w:pStyle w:val="Bibliography"/>
      </w:pPr>
      <w:bookmarkStart w:id="502" w:name="ref-kelly2008a"/>
      <w:bookmarkEnd w:id="499"/>
      <w:r>
        <w:t xml:space="preserve">Kelly, C. D., Bussière, L. F., &amp; Gwynne, D. T. (2008). Sexual selection for male mobility in a giant insect with female-biased size dimorphism. </w:t>
      </w:r>
      <w:del w:id="503" w:author="Clint Dale Kelly" w:date="2026-08-27T11:50:00Z" w16du:dateUtc="2026-08-27T15:50:00Z">
        <w:r>
          <w:rPr>
            <w:i/>
            <w:iCs/>
          </w:rPr>
          <w:delText>The American Naturalist</w:delText>
        </w:r>
        <w:r>
          <w:delText>,</w:delText>
        </w:r>
      </w:del>
      <w:ins w:id="504" w:author="Clint Dale Kelly" w:date="2026-08-27T11:50:00Z" w16du:dateUtc="2026-08-27T15:50:00Z">
        <w:r>
          <w:rPr>
            <w:i/>
            <w:iCs/>
          </w:rPr>
          <w:t>Am. Nat.</w:t>
        </w:r>
        <w:r>
          <w:t>,</w:t>
        </w:r>
      </w:ins>
      <w:r>
        <w:t xml:space="preserve"> </w:t>
      </w:r>
      <w:r>
        <w:rPr>
          <w:i/>
          <w:iCs/>
        </w:rPr>
        <w:t>172</w:t>
      </w:r>
      <w:r>
        <w:t xml:space="preserve">(3), 417–423. </w:t>
      </w:r>
      <w:hyperlink r:id="rId19">
        <w:r>
          <w:rPr>
            <w:rStyle w:val="Hyperlink"/>
          </w:rPr>
          <w:t>https://doi.org/10.1086/589894</w:t>
        </w:r>
      </w:hyperlink>
    </w:p>
    <w:p w14:paraId="73667177" w14:textId="77777777" w:rsidR="002C0C50" w:rsidRDefault="00000000">
      <w:pPr>
        <w:pStyle w:val="Bibliography"/>
      </w:pPr>
      <w:bookmarkStart w:id="505" w:name="ref-kelly2023c"/>
      <w:bookmarkEnd w:id="502"/>
      <w:r>
        <w:t xml:space="preserve">Kelly, C. D., &amp; Gwynne, D. T. (2023). Mating assortment and the strength of sexual selection in a polyandrous population of Cook Strait giant weta. </w:t>
      </w:r>
      <w:del w:id="506" w:author="Clint Dale Kelly" w:date="2026-08-27T11:50:00Z" w16du:dateUtc="2026-08-27T15:50:00Z">
        <w:r>
          <w:rPr>
            <w:i/>
            <w:iCs/>
          </w:rPr>
          <w:delText>Behavioral Ecology</w:delText>
        </w:r>
        <w:r>
          <w:delText>,</w:delText>
        </w:r>
      </w:del>
      <w:proofErr w:type="spellStart"/>
      <w:ins w:id="507" w:author="Clint Dale Kelly" w:date="2026-08-27T11:50:00Z" w16du:dateUtc="2026-08-27T15:50:00Z">
        <w:r>
          <w:rPr>
            <w:i/>
            <w:iCs/>
          </w:rPr>
          <w:t>Behav</w:t>
        </w:r>
        <w:proofErr w:type="spellEnd"/>
        <w:r>
          <w:rPr>
            <w:i/>
            <w:iCs/>
          </w:rPr>
          <w:t>. Ecol.</w:t>
        </w:r>
        <w:r>
          <w:t>,</w:t>
        </w:r>
      </w:ins>
      <w:r>
        <w:t xml:space="preserve"> </w:t>
      </w:r>
      <w:r>
        <w:rPr>
          <w:i/>
          <w:iCs/>
        </w:rPr>
        <w:t>34</w:t>
      </w:r>
      <w:r>
        <w:t xml:space="preserve">, 506–513. </w:t>
      </w:r>
      <w:hyperlink r:id="rId20">
        <w:r>
          <w:rPr>
            <w:rStyle w:val="Hyperlink"/>
          </w:rPr>
          <w:t>https://doi.org/10.1093/beheco/arad017/49802299/arad017.pdf</w:t>
        </w:r>
      </w:hyperlink>
    </w:p>
    <w:p w14:paraId="3C1BE342" w14:textId="77777777" w:rsidR="002C0C50" w:rsidRDefault="00000000">
      <w:pPr>
        <w:pStyle w:val="Bibliography"/>
      </w:pPr>
      <w:bookmarkStart w:id="508" w:name="ref-kelly2024b"/>
      <w:bookmarkEnd w:id="505"/>
      <w:r w:rsidRPr="00B3736F">
        <w:rPr>
          <w:lang w:val="fr-CA"/>
        </w:rPr>
        <w:t xml:space="preserve">Kelly, C. D., Peruzzini, W., Chasse-Bilodeau, R., Roche, D. G., &amp; Olivier-Montiglio, P. (2024). </w:t>
      </w:r>
      <w:r>
        <w:t xml:space="preserve">Effect of age and mating on body condition, fecundity and metabolic rate in female sand crickets,. </w:t>
      </w:r>
      <w:del w:id="509" w:author="Clint Dale Kelly" w:date="2026-08-27T11:50:00Z" w16du:dateUtc="2026-08-27T15:50:00Z">
        <w:r>
          <w:rPr>
            <w:i/>
            <w:iCs/>
          </w:rPr>
          <w:delText>Animal Behaviour</w:delText>
        </w:r>
        <w:r>
          <w:delText>,</w:delText>
        </w:r>
      </w:del>
      <w:ins w:id="510" w:author="Clint Dale Kelly" w:date="2026-08-27T11:50:00Z" w16du:dateUtc="2026-08-27T15:50:00Z">
        <w:r>
          <w:rPr>
            <w:i/>
            <w:iCs/>
          </w:rPr>
          <w:t xml:space="preserve">Anim. </w:t>
        </w:r>
        <w:proofErr w:type="spellStart"/>
        <w:r>
          <w:rPr>
            <w:i/>
            <w:iCs/>
          </w:rPr>
          <w:t>Behav</w:t>
        </w:r>
        <w:proofErr w:type="spellEnd"/>
        <w:r>
          <w:rPr>
            <w:i/>
            <w:iCs/>
          </w:rPr>
          <w:t>.</w:t>
        </w:r>
        <w:r>
          <w:t>,</w:t>
        </w:r>
      </w:ins>
      <w:r>
        <w:t xml:space="preserve"> </w:t>
      </w:r>
      <w:r>
        <w:rPr>
          <w:i/>
          <w:iCs/>
        </w:rPr>
        <w:t>213</w:t>
      </w:r>
      <w:r>
        <w:t xml:space="preserve">, 23–32. </w:t>
      </w:r>
      <w:hyperlink r:id="rId21">
        <w:r>
          <w:rPr>
            <w:rStyle w:val="Hyperlink"/>
          </w:rPr>
          <w:t>https://doi.org/10.1016/j.anbehav.2024.04.005</w:t>
        </w:r>
      </w:hyperlink>
    </w:p>
    <w:p w14:paraId="14EA2C94" w14:textId="77777777" w:rsidR="002C0C50" w:rsidRDefault="00000000">
      <w:pPr>
        <w:pStyle w:val="Bibliography"/>
      </w:pPr>
      <w:bookmarkStart w:id="511" w:name="ref-kingsolver2004"/>
      <w:bookmarkEnd w:id="508"/>
      <w:r>
        <w:t xml:space="preserve">Kingsolver, J. G., &amp; Pfennig, D. W. (2004). Individual-level selection as a cause of Cope’s rule of phyletic size increase. </w:t>
      </w:r>
      <w:r>
        <w:rPr>
          <w:i/>
          <w:iCs/>
        </w:rPr>
        <w:t>Evolution</w:t>
      </w:r>
      <w:r>
        <w:t xml:space="preserve">, </w:t>
      </w:r>
      <w:r>
        <w:rPr>
          <w:i/>
          <w:iCs/>
        </w:rPr>
        <w:t>58</w:t>
      </w:r>
      <w:r>
        <w:t xml:space="preserve">(7), 1608–1612. </w:t>
      </w:r>
      <w:hyperlink r:id="rId22">
        <w:r>
          <w:rPr>
            <w:rStyle w:val="Hyperlink"/>
          </w:rPr>
          <w:t>https://doi.org/10.1111/j.0014-3820.2004.tb01740.x</w:t>
        </w:r>
      </w:hyperlink>
    </w:p>
    <w:p w14:paraId="76BCD5D2" w14:textId="77777777" w:rsidR="002C0C50" w:rsidRDefault="00000000">
      <w:pPr>
        <w:pStyle w:val="Bibliography"/>
      </w:pPr>
      <w:bookmarkStart w:id="512" w:name="ref-lande1983"/>
      <w:bookmarkEnd w:id="511"/>
      <w:r>
        <w:t xml:space="preserve">Lande, R., &amp; Arnold, S. J. (1983). The measurement of selection on correlated characters. </w:t>
      </w:r>
      <w:r>
        <w:rPr>
          <w:i/>
          <w:iCs/>
        </w:rPr>
        <w:t>Evolution</w:t>
      </w:r>
      <w:r>
        <w:t xml:space="preserve">, </w:t>
      </w:r>
      <w:r>
        <w:rPr>
          <w:i/>
          <w:iCs/>
        </w:rPr>
        <w:t>37</w:t>
      </w:r>
      <w:r>
        <w:t xml:space="preserve">(6), 1210–1226. </w:t>
      </w:r>
      <w:hyperlink r:id="rId23">
        <w:r>
          <w:rPr>
            <w:rStyle w:val="Hyperlink"/>
          </w:rPr>
          <w:t>https://doi.org/10.2307/2408842</w:t>
        </w:r>
      </w:hyperlink>
    </w:p>
    <w:p w14:paraId="4563D200" w14:textId="77777777" w:rsidR="002C0C50" w:rsidRDefault="00000000">
      <w:pPr>
        <w:pStyle w:val="Bibliography"/>
      </w:pPr>
      <w:bookmarkStart w:id="513" w:name="ref-may1993"/>
      <w:bookmarkEnd w:id="512"/>
      <w:r>
        <w:lastRenderedPageBreak/>
        <w:t xml:space="preserve">May, B. M. (1993). Larvae of Curculionoidea (Insecta: Coleoptera): A systematic overview. </w:t>
      </w:r>
      <w:r>
        <w:rPr>
          <w:i/>
          <w:iCs/>
        </w:rPr>
        <w:t xml:space="preserve">Fauna </w:t>
      </w:r>
      <w:del w:id="514" w:author="Clint Dale Kelly" w:date="2026-08-27T11:50:00Z" w16du:dateUtc="2026-08-27T15:50:00Z">
        <w:r>
          <w:rPr>
            <w:i/>
            <w:iCs/>
          </w:rPr>
          <w:delText>of New Zealand</w:delText>
        </w:r>
        <w:r>
          <w:delText>,</w:delText>
        </w:r>
      </w:del>
      <w:ins w:id="515" w:author="Clint Dale Kelly" w:date="2026-08-27T11:50:00Z" w16du:dateUtc="2026-08-27T15:50:00Z">
        <w:r>
          <w:rPr>
            <w:i/>
            <w:iCs/>
          </w:rPr>
          <w:t>N. Z.</w:t>
        </w:r>
        <w:r>
          <w:t>,</w:t>
        </w:r>
      </w:ins>
      <w:r>
        <w:t xml:space="preserve"> </w:t>
      </w:r>
      <w:r>
        <w:rPr>
          <w:i/>
          <w:iCs/>
        </w:rPr>
        <w:t>28</w:t>
      </w:r>
      <w:r>
        <w:t>.</w:t>
      </w:r>
    </w:p>
    <w:p w14:paraId="217C1574" w14:textId="77777777" w:rsidR="002C0C50" w:rsidRDefault="00000000">
      <w:pPr>
        <w:pStyle w:val="Bibliography"/>
      </w:pPr>
      <w:bookmarkStart w:id="516" w:name="ref-mcdonald2016"/>
      <w:bookmarkEnd w:id="513"/>
      <w:r>
        <w:t xml:space="preserve">McDonald, G. C., &amp; Pizzari, T. (2016). Why patterns of assortative mating are key to study sexual selection and how to measure them. </w:t>
      </w:r>
      <w:r>
        <w:rPr>
          <w:i/>
          <w:iCs/>
        </w:rPr>
        <w:t>Behav Ecol Sociobiol</w:t>
      </w:r>
      <w:r>
        <w:t xml:space="preserve">, </w:t>
      </w:r>
      <w:r>
        <w:rPr>
          <w:i/>
          <w:iCs/>
        </w:rPr>
        <w:t>70</w:t>
      </w:r>
      <w:r>
        <w:t xml:space="preserve">, 209–220. </w:t>
      </w:r>
      <w:hyperlink r:id="rId24">
        <w:r>
          <w:rPr>
            <w:rStyle w:val="Hyperlink"/>
          </w:rPr>
          <w:t>https://doi.org/10.1007/s00265-015-2041-7</w:t>
        </w:r>
      </w:hyperlink>
    </w:p>
    <w:p w14:paraId="304FD99C" w14:textId="77777777" w:rsidR="002C0C50" w:rsidRDefault="00000000">
      <w:pPr>
        <w:pStyle w:val="Bibliography"/>
      </w:pPr>
      <w:bookmarkStart w:id="517" w:name="ref-morrissey2013"/>
      <w:bookmarkEnd w:id="516"/>
      <w:r>
        <w:t xml:space="preserve">Morrissey, M. B., &amp; Sakrejda, K. (2013). Unification of regression-based methods for the analysis of natural selection. </w:t>
      </w:r>
      <w:r>
        <w:rPr>
          <w:i/>
          <w:iCs/>
        </w:rPr>
        <w:t>Evolution</w:t>
      </w:r>
      <w:r>
        <w:t xml:space="preserve">, </w:t>
      </w:r>
      <w:r>
        <w:rPr>
          <w:i/>
          <w:iCs/>
        </w:rPr>
        <w:t>67</w:t>
      </w:r>
      <w:r>
        <w:t xml:space="preserve">(7), 2094–2100. </w:t>
      </w:r>
      <w:hyperlink r:id="rId25">
        <w:r>
          <w:rPr>
            <w:rStyle w:val="Hyperlink"/>
          </w:rPr>
          <w:t>https://doi.org/10.1111/evo.12077</w:t>
        </w:r>
      </w:hyperlink>
    </w:p>
    <w:p w14:paraId="025C00AE" w14:textId="77777777" w:rsidR="002C0C50" w:rsidRDefault="00000000">
      <w:pPr>
        <w:pStyle w:val="Bibliography"/>
      </w:pPr>
      <w:bookmarkStart w:id="518" w:name="ref-moya-larano2002"/>
      <w:bookmarkEnd w:id="517"/>
      <w:r>
        <w:t xml:space="preserve">Moya-Laraño, J., Halaj, J., &amp; Wise, D. H. (2002). Climbing to reach females: Romeo should be small. </w:t>
      </w:r>
      <w:r>
        <w:rPr>
          <w:i/>
          <w:iCs/>
        </w:rPr>
        <w:t>Evolution</w:t>
      </w:r>
      <w:r>
        <w:t xml:space="preserve">, </w:t>
      </w:r>
      <w:r>
        <w:rPr>
          <w:i/>
          <w:iCs/>
        </w:rPr>
        <w:t>56</w:t>
      </w:r>
      <w:r>
        <w:t>(2), 420–425.</w:t>
      </w:r>
    </w:p>
    <w:p w14:paraId="1E92BFDF" w14:textId="77777777" w:rsidR="002C0C50" w:rsidRDefault="00000000">
      <w:pPr>
        <w:pStyle w:val="Bibliography"/>
      </w:pPr>
      <w:bookmarkStart w:id="519" w:name="ref-phillips1989"/>
      <w:bookmarkEnd w:id="518"/>
      <w:r>
        <w:t xml:space="preserve">Phillips, P. C., &amp; Arnold, S. J. (1989). Visualizing multivariate selection. </w:t>
      </w:r>
      <w:r>
        <w:rPr>
          <w:i/>
          <w:iCs/>
        </w:rPr>
        <w:t>Evolution</w:t>
      </w:r>
      <w:r>
        <w:t xml:space="preserve">, </w:t>
      </w:r>
      <w:r>
        <w:rPr>
          <w:i/>
          <w:iCs/>
        </w:rPr>
        <w:t>43</w:t>
      </w:r>
      <w:r>
        <w:t xml:space="preserve">(6), 1209–1222. </w:t>
      </w:r>
      <w:hyperlink r:id="rId26">
        <w:r>
          <w:rPr>
            <w:rStyle w:val="Hyperlink"/>
          </w:rPr>
          <w:t>https://doi.org/10.2307/2409357</w:t>
        </w:r>
      </w:hyperlink>
    </w:p>
    <w:p w14:paraId="7ED78B60" w14:textId="77777777" w:rsidR="002C0C50" w:rsidRDefault="00000000">
      <w:pPr>
        <w:pStyle w:val="Bibliography"/>
      </w:pPr>
      <w:bookmarkStart w:id="520" w:name="ref-pincheira-donoso2017"/>
      <w:bookmarkEnd w:id="519"/>
      <w:r>
        <w:t xml:space="preserve">Pincheira-Donoso, D., &amp; Hunt, J. (2017). Fecundity selection theory: Concepts and evidence. </w:t>
      </w:r>
      <w:r>
        <w:rPr>
          <w:i/>
          <w:iCs/>
        </w:rPr>
        <w:t>Biol Rev Camb Philos Soc</w:t>
      </w:r>
      <w:r>
        <w:t xml:space="preserve">, </w:t>
      </w:r>
      <w:r>
        <w:rPr>
          <w:i/>
          <w:iCs/>
        </w:rPr>
        <w:t>92</w:t>
      </w:r>
      <w:r>
        <w:t>(1), 341–356.</w:t>
      </w:r>
    </w:p>
    <w:p w14:paraId="2E0AF004" w14:textId="77777777" w:rsidR="002C0C50" w:rsidRDefault="00000000">
      <w:pPr>
        <w:pStyle w:val="Bibliography"/>
      </w:pPr>
      <w:bookmarkStart w:id="521" w:name="ref-rcoreteam2025"/>
      <w:bookmarkEnd w:id="520"/>
      <w:r>
        <w:t xml:space="preserve">R Core Team. (2025). </w:t>
      </w:r>
      <w:r>
        <w:rPr>
          <w:i/>
          <w:iCs/>
        </w:rPr>
        <w:t>R: A language and environment for statistical computing</w:t>
      </w:r>
      <w:r>
        <w:t>. R Foundation for Statistical Computing.</w:t>
      </w:r>
    </w:p>
    <w:p w14:paraId="74A692F4" w14:textId="77777777" w:rsidR="002C0C50" w:rsidRDefault="00000000">
      <w:pPr>
        <w:pStyle w:val="Bibliography"/>
      </w:pPr>
      <w:bookmarkStart w:id="522" w:name="ref-schindelin2012"/>
      <w:bookmarkEnd w:id="521"/>
      <w:r>
        <w:t xml:space="preserve">Schindelin, J., Arganda-Carreras, I., Frise, E., Kaynig, V., Longair, M., Pietzsch, T., Preibisch, S., Rueden, C., Saalfeld, S., Schmid, B., Tinevez, J.-Y., White, D. J., Hartenstein, V., Eliceiri, K., Tomancak, P., &amp; Cardona, A. (2012). Fiji: An open-source platform for biological-image analysis. </w:t>
      </w:r>
      <w:del w:id="523" w:author="Clint Dale Kelly" w:date="2026-08-27T11:50:00Z" w16du:dateUtc="2026-08-27T15:50:00Z">
        <w:r>
          <w:rPr>
            <w:i/>
            <w:iCs/>
          </w:rPr>
          <w:delText>Nature</w:delText>
        </w:r>
      </w:del>
      <w:ins w:id="524" w:author="Clint Dale Kelly" w:date="2026-08-27T11:50:00Z" w16du:dateUtc="2026-08-27T15:50:00Z">
        <w:r>
          <w:rPr>
            <w:i/>
            <w:iCs/>
          </w:rPr>
          <w:t>Nat.</w:t>
        </w:r>
      </w:ins>
      <w:r>
        <w:rPr>
          <w:i/>
          <w:iCs/>
        </w:rPr>
        <w:t xml:space="preserve"> Methods</w:t>
      </w:r>
      <w:r>
        <w:t xml:space="preserve">, </w:t>
      </w:r>
      <w:r>
        <w:rPr>
          <w:i/>
          <w:iCs/>
        </w:rPr>
        <w:t>9</w:t>
      </w:r>
      <w:r>
        <w:t xml:space="preserve">(7), 676–682. </w:t>
      </w:r>
      <w:hyperlink r:id="rId27">
        <w:r>
          <w:rPr>
            <w:rStyle w:val="Hyperlink"/>
          </w:rPr>
          <w:t>https://doi.org/10.1038/nmeth.2019</w:t>
        </w:r>
      </w:hyperlink>
    </w:p>
    <w:p w14:paraId="3560A21D" w14:textId="77777777" w:rsidR="002C0C50" w:rsidRDefault="00000000">
      <w:pPr>
        <w:pStyle w:val="Bibliography"/>
        <w:rPr>
          <w:ins w:id="525" w:author="Clint Dale Kelly" w:date="2026-08-27T11:50:00Z" w16du:dateUtc="2026-08-27T15:50:00Z"/>
        </w:rPr>
      </w:pPr>
      <w:bookmarkStart w:id="526" w:name="ref-vasudeva2025"/>
      <w:bookmarkEnd w:id="522"/>
      <w:ins w:id="527" w:author="Clint Dale Kelly" w:date="2026-08-27T11:50:00Z" w16du:dateUtc="2026-08-27T15:50:00Z">
        <w:r>
          <w:t xml:space="preserve">Vasudeva, R., Sales, K., Gage, M. J. G., &amp; Hosken, D. J. (2025). Inbreeding depression in Male reproductive traits. </w:t>
        </w:r>
        <w:r>
          <w:rPr>
            <w:i/>
            <w:iCs/>
          </w:rPr>
          <w:t>J. Evol. Biol.</w:t>
        </w:r>
        <w:r>
          <w:t xml:space="preserve">, </w:t>
        </w:r>
        <w:r>
          <w:rPr>
            <w:i/>
            <w:iCs/>
          </w:rPr>
          <w:t>38</w:t>
        </w:r>
        <w:r>
          <w:t xml:space="preserve">(4), 504–515. </w:t>
        </w:r>
        <w:r>
          <w:fldChar w:fldCharType="begin"/>
        </w:r>
        <w:r>
          <w:instrText>HYPERLINK "https://doi.org/10.1093/jeb/voaf017" \h</w:instrText>
        </w:r>
        <w:r>
          <w:fldChar w:fldCharType="separate"/>
        </w:r>
        <w:r>
          <w:rPr>
            <w:rStyle w:val="Hyperlink"/>
          </w:rPr>
          <w:t>https://doi.org/10.1093/jeb/voaf017</w:t>
        </w:r>
        <w:r>
          <w:fldChar w:fldCharType="end"/>
        </w:r>
      </w:ins>
    </w:p>
    <w:p w14:paraId="5737F598" w14:textId="77777777" w:rsidR="002C0C50" w:rsidRDefault="00000000">
      <w:pPr>
        <w:pStyle w:val="Bibliography"/>
      </w:pPr>
      <w:bookmarkStart w:id="528" w:name="ref-venables2002"/>
      <w:bookmarkEnd w:id="526"/>
      <w:r w:rsidRPr="00267CF3">
        <w:rPr>
          <w:lang w:val="fr-CA"/>
          <w:rPrChange w:id="529" w:author="Clint Dale Kelly" w:date="2026-08-27T11:50:00Z" w16du:dateUtc="2026-08-27T15:50:00Z">
            <w:rPr/>
          </w:rPrChange>
        </w:rPr>
        <w:t xml:space="preserve">Venables, W. N., &amp; Ripley, B. D. (2002). </w:t>
      </w:r>
      <w:r>
        <w:rPr>
          <w:i/>
          <w:iCs/>
        </w:rPr>
        <w:t>Modern Applied Statistics with S</w:t>
      </w:r>
      <w:r>
        <w:t>. Springer.</w:t>
      </w:r>
    </w:p>
    <w:p w14:paraId="18D5B7DD" w14:textId="77777777" w:rsidR="002C0C50" w:rsidRDefault="00000000">
      <w:pPr>
        <w:pStyle w:val="Bibliography"/>
      </w:pPr>
      <w:bookmarkStart w:id="530" w:name="ref-wood2017"/>
      <w:bookmarkEnd w:id="528"/>
      <w:r>
        <w:t xml:space="preserve">Wood, S. N. (2017). </w:t>
      </w:r>
      <w:r>
        <w:rPr>
          <w:i/>
          <w:iCs/>
        </w:rPr>
        <w:t>Generalized Additive Models: An Introduction with R, Second Edition</w:t>
      </w:r>
      <w:r>
        <w:t xml:space="preserve"> (2nd ed.). Chapman and Hall/CRC. </w:t>
      </w:r>
      <w:hyperlink r:id="rId28">
        <w:r>
          <w:rPr>
            <w:rStyle w:val="Hyperlink"/>
          </w:rPr>
          <w:t>https://doi.org/10.1201/9781315370279</w:t>
        </w:r>
      </w:hyperlink>
    </w:p>
    <w:p w14:paraId="12FE05AD" w14:textId="77777777" w:rsidR="002926C5" w:rsidRDefault="00000000">
      <w:pPr>
        <w:pStyle w:val="Bibliography"/>
        <w:rPr>
          <w:del w:id="531" w:author="Clint Dale Kelly" w:date="2026-08-27T11:50:00Z" w16du:dateUtc="2026-08-27T15:50:00Z"/>
        </w:rPr>
      </w:pPr>
      <w:del w:id="532" w:author="Clint Dale Kelly" w:date="2026-08-27T11:50:00Z" w16du:dateUtc="2026-08-27T15:50:00Z">
        <w:r>
          <w:delText>Zeileis, A., &amp; Hothorn,</w:delText>
        </w:r>
      </w:del>
      <w:moveFromRangeStart w:id="533" w:author="Clint Dale Kelly" w:date="2026-08-27T11:50:00Z" w:name="move238723838"/>
      <w:moveFrom w:id="534" w:author="Clint Dale Kelly" w:date="2026-08-27T11:50:00Z" w16du:dateUtc="2026-08-27T15:50:00Z">
        <w:r>
          <w:t xml:space="preserve"> T. (</w:t>
        </w:r>
      </w:moveFrom>
      <w:moveFromRangeEnd w:id="533"/>
      <w:del w:id="535" w:author="Clint Dale Kelly" w:date="2026-08-27T11:50:00Z" w16du:dateUtc="2026-08-27T15:50:00Z">
        <w:r>
          <w:delText xml:space="preserve">2002). Diagnostic Checking in Regression Relationships. </w:delText>
        </w:r>
        <w:r>
          <w:rPr>
            <w:i/>
            <w:iCs/>
          </w:rPr>
          <w:delText>R News</w:delText>
        </w:r>
        <w:r>
          <w:delText xml:space="preserve">, </w:delText>
        </w:r>
        <w:r>
          <w:rPr>
            <w:i/>
            <w:iCs/>
          </w:rPr>
          <w:delText>2</w:delText>
        </w:r>
        <w:r>
          <w:delText>, 7–10.</w:delText>
        </w:r>
      </w:del>
    </w:p>
    <w:p w14:paraId="362C80FC" w14:textId="77777777" w:rsidR="002926C5" w:rsidRDefault="00000000">
      <w:pPr>
        <w:pStyle w:val="Bibliography"/>
        <w:rPr>
          <w:del w:id="536" w:author="Clint Dale Kelly" w:date="2026-08-27T11:50:00Z" w16du:dateUtc="2026-08-27T15:50:00Z"/>
        </w:rPr>
      </w:pPr>
      <w:bookmarkStart w:id="537" w:name="ref-zeileis2020"/>
      <w:del w:id="538" w:author="Clint Dale Kelly" w:date="2026-08-27T11:50:00Z" w16du:dateUtc="2026-08-27T15:50:00Z">
        <w:r>
          <w:delText xml:space="preserve">Zeileis, A., Köll, S., &amp; Graham, N. (2020). Various versatile variances: An object-oriented implementation of clustered covariances in </w:delText>
        </w:r>
        <w:r>
          <w:rPr>
            <w:i/>
            <w:iCs/>
          </w:rPr>
          <w:delText>R</w:delText>
        </w:r>
        <w:r>
          <w:delText xml:space="preserve">. </w:delText>
        </w:r>
        <w:r>
          <w:rPr>
            <w:i/>
            <w:iCs/>
          </w:rPr>
          <w:delText>Journal of Statistical Software</w:delText>
        </w:r>
        <w:r>
          <w:delText xml:space="preserve">, </w:delText>
        </w:r>
        <w:r>
          <w:rPr>
            <w:i/>
            <w:iCs/>
          </w:rPr>
          <w:delText>95</w:delText>
        </w:r>
        <w:r>
          <w:delText xml:space="preserve">(1), 1–36. </w:delText>
        </w:r>
        <w:r w:rsidR="002926C5">
          <w:fldChar w:fldCharType="begin"/>
        </w:r>
        <w:r w:rsidR="002926C5">
          <w:delInstrText>HYPERLINK "https://doi.org/10.18637/jss.v095.i01" \h</w:delInstrText>
        </w:r>
        <w:r w:rsidR="002926C5">
          <w:fldChar w:fldCharType="separate"/>
        </w:r>
        <w:r w:rsidR="002926C5">
          <w:rPr>
            <w:rStyle w:val="Hyperlink"/>
          </w:rPr>
          <w:delText>https://doi.org/10.18637/jss.v095.i01</w:delText>
        </w:r>
        <w:r w:rsidR="002926C5">
          <w:fldChar w:fldCharType="end"/>
        </w:r>
      </w:del>
    </w:p>
    <w:p w14:paraId="59FB657C" w14:textId="77777777" w:rsidR="002C0C50" w:rsidRDefault="00000000">
      <w:pPr>
        <w:pStyle w:val="Bibliography"/>
      </w:pPr>
      <w:bookmarkStart w:id="539" w:name="ref-zhu2025"/>
      <w:bookmarkEnd w:id="530"/>
      <w:bookmarkEnd w:id="537"/>
      <w:r>
        <w:t xml:space="preserve">Zhu, M., Niklas, K. J., Chen, L., Wang, L., Jiao, Y., &amp; Shi, P. (2025). Scaling relationships and sexual size dimorphism among the body parts of </w:t>
      </w:r>
      <w:r>
        <w:rPr>
          <w:i/>
          <w:iCs/>
        </w:rPr>
        <w:t>Holotrichia</w:t>
      </w:r>
      <w:r>
        <w:t xml:space="preserve"> </w:t>
      </w:r>
      <w:r>
        <w:rPr>
          <w:i/>
          <w:iCs/>
        </w:rPr>
        <w:t>Oblita</w:t>
      </w:r>
      <w:r>
        <w:t xml:space="preserve"> (Coleoptera: Scarabaeidae). </w:t>
      </w:r>
      <w:r>
        <w:rPr>
          <w:i/>
          <w:iCs/>
        </w:rPr>
        <w:t>Ecol Evol</w:t>
      </w:r>
      <w:r>
        <w:t xml:space="preserve">, </w:t>
      </w:r>
      <w:r>
        <w:rPr>
          <w:i/>
          <w:iCs/>
        </w:rPr>
        <w:t>15</w:t>
      </w:r>
      <w:r>
        <w:t xml:space="preserve">(7), e71760. </w:t>
      </w:r>
      <w:hyperlink r:id="rId29">
        <w:r>
          <w:rPr>
            <w:rStyle w:val="Hyperlink"/>
          </w:rPr>
          <w:t>https://doi.org/10.1002/ece3.71760</w:t>
        </w:r>
      </w:hyperlink>
    </w:p>
    <w:bookmarkEnd w:id="458"/>
    <w:bookmarkEnd w:id="539"/>
    <w:p w14:paraId="1C713BD6" w14:textId="77777777" w:rsidR="002C0C50" w:rsidRDefault="00000000">
      <w:r>
        <w:br w:type="page"/>
      </w:r>
    </w:p>
    <w:p w14:paraId="3F1148E6" w14:textId="77777777" w:rsidR="002C0C50" w:rsidRDefault="002C0C50">
      <w:pPr>
        <w:sectPr w:rsidR="002C0C50" w:rsidSect="00267CF3">
          <w:headerReference w:type="default" r:id="rId30"/>
          <w:footerReference w:type="even" r:id="rId31"/>
          <w:footerReference w:type="default" r:id="rId32"/>
          <w:pgSz w:w="12240" w:h="15840"/>
          <w:pgMar w:top="1440" w:right="1440" w:bottom="1440" w:left="1440" w:header="720" w:footer="720" w:gutter="0"/>
          <w:lnNumType w:countBy="1" w:restart="continuous"/>
          <w:cols w:space="720"/>
        </w:sectPr>
      </w:pPr>
    </w:p>
    <w:tbl>
      <w:tblPr>
        <w:tblStyle w:val="Table"/>
        <w:tblW w:w="5000" w:type="pct"/>
        <w:tblLayout w:type="fixed"/>
        <w:tblLook w:val="0000" w:firstRow="0" w:lastRow="0" w:firstColumn="0" w:lastColumn="0" w:noHBand="0" w:noVBand="0"/>
      </w:tblPr>
      <w:tblGrid>
        <w:gridCol w:w="13958"/>
      </w:tblGrid>
      <w:tr w:rsidR="002C0C50" w14:paraId="16E73003" w14:textId="77777777">
        <w:tc>
          <w:tcPr>
            <w:tcW w:w="7920" w:type="dxa"/>
          </w:tcPr>
          <w:p w14:paraId="15267653" w14:textId="77777777" w:rsidR="002C0C50" w:rsidRDefault="00000000">
            <w:pPr>
              <w:pStyle w:val="ImageCaption"/>
              <w:spacing w:before="200"/>
            </w:pPr>
            <w:bookmarkStart w:id="542" w:name="tbl-one"/>
            <w:r>
              <w:lastRenderedPageBreak/>
              <w:t xml:space="preserve">Table 1: Selection differentials (S, C) and standardized linear (β) and diagonal quadratic (γ) selection gradients through observed pairing status for female and male </w:t>
            </w:r>
            <w:r>
              <w:rPr>
                <w:i/>
                <w:iCs/>
              </w:rPr>
              <w:t>Lyperobates</w:t>
            </w:r>
            <w:r>
              <w:t xml:space="preserve"> sp. A weevils. Estimates are means ± SE. Differentials quantify total phenotypic selection, whereas gradients describe associations with each trait after accounting for the other trait. Estimates were returned directly by </w:t>
            </w:r>
            <w:r>
              <w:rPr>
                <w:rStyle w:val="VerbatimChar"/>
              </w:rPr>
              <w:t>gsg::gam.gradients()</w:t>
            </w:r>
            <w:r>
              <w:t xml:space="preserve"> on the relative-fitness scale; diagonal quadratic gradients and SEs were not doubled. Standard errors and two-sided </w:t>
            </w:r>
            <w:r>
              <w:rPr>
                <w:i/>
                <w:iCs/>
              </w:rPr>
              <w:t>P</w:t>
            </w:r>
            <w:r>
              <w:t>-values were obtained from 10,000 parametric-bootstrap replicates.</w:t>
            </w:r>
          </w:p>
          <w:tbl>
            <w:tblPr>
              <w:tblW w:w="0" w:type="auto"/>
              <w:jc w:val="center"/>
              <w:tblLayout w:type="fixed"/>
              <w:tblLook w:val="0420" w:firstRow="1" w:lastRow="0" w:firstColumn="0" w:lastColumn="0" w:noHBand="0" w:noVBand="1"/>
            </w:tblPr>
            <w:tblGrid>
              <w:gridCol w:w="411"/>
              <w:gridCol w:w="2906"/>
              <w:gridCol w:w="1587"/>
              <w:gridCol w:w="861"/>
              <w:gridCol w:w="1587"/>
              <w:gridCol w:w="861"/>
              <w:gridCol w:w="72"/>
              <w:gridCol w:w="1587"/>
              <w:gridCol w:w="975"/>
              <w:gridCol w:w="1587"/>
              <w:gridCol w:w="975"/>
            </w:tblGrid>
            <w:tr w:rsidR="002C0C50" w14:paraId="565D2CC6" w14:textId="77777777">
              <w:trPr>
                <w:tblHeader/>
                <w:jc w:val="center"/>
              </w:trPr>
              <w:tc>
                <w:tcPr>
                  <w:tcW w:w="41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60EA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43" w:author="Clint Dale Kelly" w:date="2026-08-27T11:50:00Z" w16du:dateUtc="2026-08-27T15:50:00Z">
                        <w:rPr/>
                      </w:rPrChange>
                    </w:rPr>
                  </w:pPr>
                </w:p>
              </w:tc>
              <w:tc>
                <w:tcPr>
                  <w:tcW w:w="290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D78A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44" w:author="Clint Dale Kelly" w:date="2026-08-27T11:50:00Z" w16du:dateUtc="2026-08-27T15:50:00Z">
                        <w:rPr/>
                      </w:rPrChange>
                    </w:rPr>
                  </w:pPr>
                </w:p>
              </w:tc>
              <w:tc>
                <w:tcPr>
                  <w:tcW w:w="4896"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CAAA4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5" w:author="Clint Dale Kelly" w:date="2026-08-27T11:50:00Z" w16du:dateUtc="2026-08-27T15:50:00Z">
                        <w:rPr/>
                      </w:rPrChange>
                    </w:rPr>
                  </w:pPr>
                  <w:r>
                    <w:rPr>
                      <w:rFonts w:ascii="Times New Roman" w:eastAsia="Times New Roman" w:hAnsi="Times New Roman" w:cs="Times New Roman"/>
                      <w:b/>
                      <w:color w:val="000000"/>
                      <w:sz w:val="20"/>
                      <w:szCs w:val="20"/>
                    </w:rPr>
                    <w:t>Differentials</w:t>
                  </w:r>
                </w:p>
              </w:tc>
              <w:tc>
                <w:tcPr>
                  <w:tcW w:w="72"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28F07"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6" w:author="Clint Dale Kelly" w:date="2026-08-27T11:50:00Z" w16du:dateUtc="2026-08-27T15:50:00Z">
                        <w:rPr/>
                      </w:rPrChange>
                    </w:rPr>
                  </w:pPr>
                </w:p>
              </w:tc>
              <w:tc>
                <w:tcPr>
                  <w:tcW w:w="5124" w:type="dxa"/>
                  <w:gridSpan w:val="4"/>
                  <w:tcBorders>
                    <w:top w:val="single" w:sz="12"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65CC5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47" w:author="Clint Dale Kelly" w:date="2026-08-27T11:50:00Z" w16du:dateUtc="2026-08-27T15:50:00Z">
                        <w:rPr/>
                      </w:rPrChange>
                    </w:rPr>
                  </w:pPr>
                  <w:r>
                    <w:rPr>
                      <w:rFonts w:ascii="Times New Roman" w:eastAsia="Times New Roman" w:hAnsi="Times New Roman" w:cs="Times New Roman"/>
                      <w:b/>
                      <w:color w:val="000000"/>
                      <w:sz w:val="20"/>
                      <w:szCs w:val="20"/>
                    </w:rPr>
                    <w:t>Gradients</w:t>
                  </w:r>
                </w:p>
              </w:tc>
            </w:tr>
            <w:tr w:rsidR="002C0C50" w14:paraId="7F6AB780" w14:textId="77777777">
              <w:trPr>
                <w:tblHeade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F8B9BD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48" w:author="Clint Dale Kelly" w:date="2026-08-27T11:50:00Z" w16du:dateUtc="2026-08-27T15:50:00Z">
                        <w:rPr/>
                      </w:rPrChange>
                    </w:rPr>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9E6873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49" w:author="Clint Dale Kelly" w:date="2026-08-27T11:50:00Z" w16du:dateUtc="2026-08-27T15:50:00Z">
                        <w:rPr/>
                      </w:rPrChange>
                    </w:rPr>
                  </w:pPr>
                  <w:r>
                    <w:rPr>
                      <w:rFonts w:ascii="Times New Roman" w:eastAsia="Times New Roman" w:hAnsi="Times New Roman" w:cs="Times New Roman"/>
                      <w:b/>
                      <w:color w:val="000000"/>
                      <w:sz w:val="20"/>
                      <w:szCs w:val="20"/>
                    </w:rPr>
                    <w:t>Trait</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BDED380"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0" w:author="Clint Dale Kelly" w:date="2026-08-27T11:50:00Z" w16du:dateUtc="2026-08-27T15:50:00Z">
                        <w:rPr/>
                      </w:rPrChange>
                    </w:rPr>
                  </w:pPr>
                  <w:r>
                    <w:rPr>
                      <w:rFonts w:ascii="Times New Roman" w:eastAsia="Times New Roman" w:hAnsi="Times New Roman" w:cs="Times New Roman"/>
                      <w:b/>
                      <w:color w:val="000000"/>
                      <w:sz w:val="20"/>
                      <w:szCs w:val="20"/>
                    </w:rPr>
                    <w:t>S</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E64B30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1" w:author="Clint Dale Kelly" w:date="2026-08-27T11:50:00Z" w16du:dateUtc="2026-08-27T15:50:00Z">
                        <w:rPr/>
                      </w:rPrChange>
                    </w:rP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83447F1"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2" w:author="Clint Dale Kelly" w:date="2026-08-27T11:50:00Z" w16du:dateUtc="2026-08-27T15:50:00Z">
                        <w:rPr/>
                      </w:rPrChange>
                    </w:rPr>
                  </w:pPr>
                  <w:r>
                    <w:rPr>
                      <w:rFonts w:ascii="Times New Roman" w:eastAsia="Times New Roman" w:hAnsi="Times New Roman" w:cs="Times New Roman"/>
                      <w:b/>
                      <w:color w:val="000000"/>
                      <w:sz w:val="20"/>
                      <w:szCs w:val="20"/>
                    </w:rPr>
                    <w:t>C</w:t>
                  </w:r>
                  <w:r>
                    <w:rPr>
                      <w:rFonts w:ascii="Times New Roman" w:eastAsia="Times New Roman" w:hAnsi="Times New Roman" w:cs="Times New Roman"/>
                      <w:b/>
                      <w:color w:val="000000"/>
                      <w:sz w:val="20"/>
                      <w:szCs w:val="20"/>
                      <w:vertAlign w:val="subscript"/>
                    </w:rPr>
                    <w:t>ii</w:t>
                  </w:r>
                  <w:r>
                    <w:rPr>
                      <w:rFonts w:ascii="Times New Roman" w:eastAsia="Times New Roman" w:hAnsi="Times New Roman" w:cs="Times New Roman"/>
                      <w:b/>
                      <w:color w:val="000000"/>
                      <w:sz w:val="20"/>
                      <w:szCs w:val="20"/>
                    </w:rPr>
                    <w:t xml:space="preserve"> ± SE</w:t>
                  </w:r>
                </w:p>
              </w:tc>
              <w:tc>
                <w:tcPr>
                  <w:tcW w:w="861"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8B8B7D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3" w:author="Clint Dale Kelly" w:date="2026-08-27T11:50:00Z" w16du:dateUtc="2026-08-27T15:50:00Z">
                        <w:rPr/>
                      </w:rPrChange>
                    </w:rPr>
                  </w:pPr>
                  <w:r>
                    <w:rPr>
                      <w:rFonts w:ascii="Times New Roman" w:eastAsia="Times New Roman" w:hAnsi="Times New Roman" w:cs="Times New Roman"/>
                      <w:b/>
                      <w:i/>
                      <w:color w:val="000000"/>
                      <w:sz w:val="20"/>
                      <w:szCs w:val="20"/>
                    </w:rPr>
                    <w:t>P</w:t>
                  </w: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170FA3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4" w:author="Clint Dale Kelly" w:date="2026-08-27T11:50:00Z" w16du:dateUtc="2026-08-27T15:50:00Z">
                        <w:rPr/>
                      </w:rPrChange>
                    </w:rPr>
                  </w:pP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63CAEC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5" w:author="Clint Dale Kelly" w:date="2026-08-27T11:50:00Z" w16du:dateUtc="2026-08-27T15:50:00Z">
                        <w:rPr/>
                      </w:rPrChange>
                    </w:rPr>
                  </w:pPr>
                  <w:r>
                    <w:rPr>
                      <w:rFonts w:ascii="Times New Roman" w:eastAsia="Times New Roman" w:hAnsi="Times New Roman" w:cs="Times New Roman"/>
                      <w:b/>
                      <w:color w:val="000000"/>
                      <w:sz w:val="20"/>
                      <w:szCs w:val="20"/>
                    </w:rPr>
                    <w:t>β</w:t>
                  </w:r>
                  <w:r>
                    <w:rPr>
                      <w:rFonts w:ascii="Times New Roman" w:eastAsia="Times New Roman" w:hAnsi="Times New Roman" w:cs="Times New Roman"/>
                      <w:b/>
                      <w:color w:val="000000"/>
                      <w:sz w:val="20"/>
                      <w:szCs w:val="20"/>
                      <w:vertAlign w:val="subscript"/>
                    </w:rPr>
                    <w:t>i</w:t>
                  </w:r>
                  <w:r>
                    <w:rPr>
                      <w:rFonts w:ascii="Times New Roman" w:eastAsia="Times New Roman" w:hAnsi="Times New Roman" w:cs="Times New Roman"/>
                      <w:b/>
                      <w:color w:val="000000"/>
                      <w:sz w:val="20"/>
                      <w:szCs w:val="20"/>
                    </w:rPr>
                    <w:t xml:space="preserve">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10AFAF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6" w:author="Clint Dale Kelly" w:date="2026-08-27T11:50:00Z" w16du:dateUtc="2026-08-27T15:50:00Z">
                        <w:rPr/>
                      </w:rPrChange>
                    </w:rPr>
                  </w:pPr>
                  <w:r>
                    <w:rPr>
                      <w:rFonts w:ascii="Times New Roman" w:eastAsia="Times New Roman" w:hAnsi="Times New Roman" w:cs="Times New Roman"/>
                      <w:b/>
                      <w:i/>
                      <w:color w:val="000000"/>
                      <w:sz w:val="20"/>
                      <w:szCs w:val="20"/>
                    </w:rPr>
                    <w:t>P</w:t>
                  </w:r>
                </w:p>
              </w:tc>
              <w:tc>
                <w:tcPr>
                  <w:tcW w:w="1587"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D4AAAC6"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7" w:author="Clint Dale Kelly" w:date="2026-08-27T11:50:00Z" w16du:dateUtc="2026-08-27T15:50:00Z">
                        <w:rPr/>
                      </w:rPrChange>
                    </w:rPr>
                  </w:pPr>
                  <w:r>
                    <w:rPr>
                      <w:rFonts w:ascii="Times New Roman" w:eastAsia="Times New Roman" w:hAnsi="Times New Roman" w:cs="Times New Roman"/>
                      <w:b/>
                      <w:color w:val="000000"/>
                      <w:sz w:val="20"/>
                      <w:szCs w:val="20"/>
                    </w:rPr>
                    <w:t>γ ± SE</w:t>
                  </w:r>
                </w:p>
              </w:tc>
              <w:tc>
                <w:tcPr>
                  <w:tcW w:w="975" w:type="dxa"/>
                  <w:tcBorders>
                    <w:top w:val="single" w:sz="8"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4864DF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58" w:author="Clint Dale Kelly" w:date="2026-08-27T11:50:00Z" w16du:dateUtc="2026-08-27T15:50:00Z">
                        <w:rPr/>
                      </w:rPrChange>
                    </w:rPr>
                  </w:pPr>
                  <w:r>
                    <w:rPr>
                      <w:rFonts w:ascii="Times New Roman" w:eastAsia="Times New Roman" w:hAnsi="Times New Roman" w:cs="Times New Roman"/>
                      <w:b/>
                      <w:i/>
                      <w:color w:val="000000"/>
                      <w:sz w:val="20"/>
                      <w:szCs w:val="20"/>
                    </w:rPr>
                    <w:t>P</w:t>
                  </w:r>
                </w:p>
              </w:tc>
            </w:tr>
            <w:tr w:rsidR="002C0C50" w14:paraId="19FB8B48" w14:textId="77777777">
              <w:trPr>
                <w:jc w:val="center"/>
              </w:trPr>
              <w:tc>
                <w:tcPr>
                  <w:tcW w:w="13409" w:type="dxa"/>
                  <w:gridSpan w:val="11"/>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EAC7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559" w:author="Clint Dale Kelly" w:date="2026-08-27T11:50:00Z" w16du:dateUtc="2026-08-27T15:50:00Z">
                        <w:rPr/>
                      </w:rPrChange>
                    </w:rPr>
                  </w:pPr>
                  <w:r>
                    <w:rPr>
                      <w:rFonts w:ascii="Times New Roman" w:eastAsia="Times New Roman" w:hAnsi="Times New Roman" w:cs="Times New Roman"/>
                      <w:b/>
                      <w:color w:val="000000"/>
                      <w:sz w:val="20"/>
                      <w:szCs w:val="20"/>
                    </w:rPr>
                    <w:t>(a) Females</w:t>
                  </w:r>
                </w:p>
              </w:tc>
            </w:tr>
            <w:tr w:rsidR="002C0C50" w14:paraId="0819E2EA"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FD2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60" w:author="Clint Dale Kelly" w:date="2026-08-27T11:50:00Z" w16du:dateUtc="2026-08-27T15:50: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EC39E"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561" w:author="Clint Dale Kelly" w:date="2026-08-27T11:50:00Z" w16du:dateUtc="2026-08-27T15:50:00Z">
                        <w:rPr/>
                      </w:rPrChange>
                    </w:rPr>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3674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2" w:author="Clint Dale Kelly" w:date="2026-08-27T11:50:00Z" w16du:dateUtc="2026-08-27T15:50:00Z">
                        <w:rPr/>
                      </w:rPrChange>
                    </w:rPr>
                  </w:pPr>
                  <w:r>
                    <w:rPr>
                      <w:rFonts w:ascii="Times New Roman" w:eastAsia="Times New Roman" w:hAnsi="Times New Roman" w:cs="Times New Roman"/>
                      <w:color w:val="000000"/>
                      <w:sz w:val="20"/>
                      <w:szCs w:val="20"/>
                    </w:rPr>
                    <w:t>-0.040 ± 0.146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EEC2F"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3" w:author="Clint Dale Kelly" w:date="2026-08-27T11:50:00Z" w16du:dateUtc="2026-08-27T15:50:00Z">
                        <w:rPr/>
                      </w:rPrChange>
                    </w:rPr>
                  </w:pPr>
                  <w:r>
                    <w:rPr>
                      <w:rFonts w:ascii="Times New Roman" w:eastAsia="Times New Roman" w:hAnsi="Times New Roman" w:cs="Times New Roman"/>
                      <w:color w:val="000000"/>
                      <w:sz w:val="20"/>
                      <w:szCs w:val="20"/>
                    </w:rPr>
                    <w:t>0.788</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A09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4" w:author="Clint Dale Kelly" w:date="2026-08-27T11:50:00Z" w16du:dateUtc="2026-08-27T15:50:00Z">
                        <w:rPr/>
                      </w:rPrChange>
                    </w:rPr>
                  </w:pPr>
                  <w:r>
                    <w:rPr>
                      <w:rFonts w:ascii="Times New Roman" w:eastAsia="Times New Roman" w:hAnsi="Times New Roman" w:cs="Times New Roman"/>
                      <w:color w:val="000000"/>
                      <w:sz w:val="20"/>
                      <w:szCs w:val="20"/>
                    </w:rPr>
                    <w:t>-0.388 ± 0.220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9833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5" w:author="Clint Dale Kelly" w:date="2026-08-27T11:50:00Z" w16du:dateUtc="2026-08-27T15:50:00Z">
                        <w:rPr/>
                      </w:rPrChange>
                    </w:rPr>
                  </w:pPr>
                  <w:r>
                    <w:rPr>
                      <w:rFonts w:ascii="Times New Roman" w:eastAsia="Times New Roman" w:hAnsi="Times New Roman" w:cs="Times New Roman"/>
                      <w:color w:val="000000"/>
                      <w:sz w:val="20"/>
                      <w:szCs w:val="20"/>
                    </w:rPr>
                    <w:t>0.090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AFF0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66"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EF5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67" w:author="Clint Dale Kelly" w:date="2026-08-27T11:50:00Z" w16du:dateUtc="2026-08-27T15:50:00Z">
                        <w:rPr/>
                      </w:rPrChange>
                    </w:rPr>
                  </w:pPr>
                  <w:r>
                    <w:rPr>
                      <w:rFonts w:ascii="Times New Roman" w:eastAsia="Times New Roman" w:hAnsi="Times New Roman" w:cs="Times New Roman"/>
                      <w:b/>
                      <w:color w:val="000000"/>
                      <w:sz w:val="20"/>
                      <w:szCs w:val="20"/>
                    </w:rPr>
                    <w:t>0.930 ± 0.391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764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68" w:author="Clint Dale Kelly" w:date="2026-08-27T11:50:00Z" w16du:dateUtc="2026-08-27T15:50:00Z">
                        <w:rPr/>
                      </w:rPrChange>
                    </w:rPr>
                  </w:pPr>
                  <w:r>
                    <w:rPr>
                      <w:rFonts w:ascii="Times New Roman" w:eastAsia="Times New Roman" w:hAnsi="Times New Roman" w:cs="Times New Roman"/>
                      <w:b/>
                      <w:color w:val="000000"/>
                      <w:sz w:val="20"/>
                      <w:szCs w:val="20"/>
                    </w:rPr>
                    <w:t>0.032</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BA0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69" w:author="Clint Dale Kelly" w:date="2026-08-27T11:50:00Z" w16du:dateUtc="2026-08-27T15:50:00Z">
                        <w:rPr/>
                      </w:rPrChange>
                    </w:rPr>
                  </w:pPr>
                  <w:r>
                    <w:rPr>
                      <w:rFonts w:ascii="Times New Roman" w:eastAsia="Times New Roman" w:hAnsi="Times New Roman" w:cs="Times New Roman"/>
                      <w:color w:val="000000"/>
                      <w:sz w:val="20"/>
                      <w:szCs w:val="20"/>
                    </w:rPr>
                    <w:t>-0.593 ± 2.163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DE7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0" w:author="Clint Dale Kelly" w:date="2026-08-27T11:50:00Z" w16du:dateUtc="2026-08-27T15:50:00Z">
                        <w:rPr/>
                      </w:rPrChange>
                    </w:rPr>
                  </w:pPr>
                  <w:r>
                    <w:rPr>
                      <w:rFonts w:ascii="Times New Roman" w:eastAsia="Times New Roman" w:hAnsi="Times New Roman" w:cs="Times New Roman"/>
                      <w:color w:val="000000"/>
                      <w:sz w:val="20"/>
                      <w:szCs w:val="20"/>
                    </w:rPr>
                    <w:t>0.391</w:t>
                  </w:r>
                </w:p>
              </w:tc>
            </w:tr>
            <w:tr w:rsidR="002C0C50" w14:paraId="48A1B7B3"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2D065"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71" w:author="Clint Dale Kelly" w:date="2026-08-27T11:50:00Z" w16du:dateUtc="2026-08-27T15:50: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1A509"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572" w:author="Clint Dale Kelly" w:date="2026-08-27T11:50:00Z" w16du:dateUtc="2026-08-27T15:50:00Z">
                        <w:rPr/>
                      </w:rPrChange>
                    </w:rPr>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504C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3" w:author="Clint Dale Kelly" w:date="2026-08-27T11:50:00Z" w16du:dateUtc="2026-08-27T15:50:00Z">
                        <w:rPr/>
                      </w:rPrChange>
                    </w:rPr>
                  </w:pPr>
                  <w:r>
                    <w:rPr>
                      <w:rFonts w:ascii="Times New Roman" w:eastAsia="Times New Roman" w:hAnsi="Times New Roman" w:cs="Times New Roman"/>
                      <w:color w:val="000000"/>
                      <w:sz w:val="20"/>
                      <w:szCs w:val="20"/>
                    </w:rPr>
                    <w:t>-0.148 ± 0.153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58DE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4" w:author="Clint Dale Kelly" w:date="2026-08-27T11:50:00Z" w16du:dateUtc="2026-08-27T15:50:00Z">
                        <w:rPr/>
                      </w:rPrChange>
                    </w:rPr>
                  </w:pPr>
                  <w:r>
                    <w:rPr>
                      <w:rFonts w:ascii="Times New Roman" w:eastAsia="Times New Roman" w:hAnsi="Times New Roman" w:cs="Times New Roman"/>
                      <w:color w:val="000000"/>
                      <w:sz w:val="20"/>
                      <w:szCs w:val="20"/>
                    </w:rPr>
                    <w:t>0.335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1AC90"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5" w:author="Clint Dale Kelly" w:date="2026-08-27T11:50:00Z" w16du:dateUtc="2026-08-27T15:50:00Z">
                        <w:rPr/>
                      </w:rPrChange>
                    </w:rPr>
                  </w:pPr>
                  <w:r>
                    <w:rPr>
                      <w:rFonts w:ascii="Times New Roman" w:eastAsia="Times New Roman" w:hAnsi="Times New Roman" w:cs="Times New Roman"/>
                      <w:color w:val="000000"/>
                      <w:sz w:val="20"/>
                      <w:szCs w:val="20"/>
                    </w:rPr>
                    <w:t>-0.246 ± 0.217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5DB6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76" w:author="Clint Dale Kelly" w:date="2026-08-27T11:50:00Z" w16du:dateUtc="2026-08-27T15:50:00Z">
                        <w:rPr/>
                      </w:rPrChange>
                    </w:rPr>
                  </w:pPr>
                  <w:r>
                    <w:rPr>
                      <w:rFonts w:ascii="Times New Roman" w:eastAsia="Times New Roman" w:hAnsi="Times New Roman" w:cs="Times New Roman"/>
                      <w:color w:val="000000"/>
                      <w:sz w:val="20"/>
                      <w:szCs w:val="20"/>
                    </w:rPr>
                    <w:t>0.283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E6551"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77"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1B40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78" w:author="Clint Dale Kelly" w:date="2026-08-27T11:50:00Z" w16du:dateUtc="2026-08-27T15:50:00Z">
                        <w:rPr/>
                      </w:rPrChange>
                    </w:rPr>
                  </w:pPr>
                  <w:r>
                    <w:rPr>
                      <w:rFonts w:ascii="Times New Roman" w:eastAsia="Times New Roman" w:hAnsi="Times New Roman" w:cs="Times New Roman"/>
                      <w:b/>
                      <w:color w:val="000000"/>
                      <w:sz w:val="20"/>
                      <w:szCs w:val="20"/>
                    </w:rPr>
                    <w:t>-1.224 ± 0.332</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48E6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579" w:author="Clint Dale Kelly" w:date="2026-08-27T11:50:00Z" w16du:dateUtc="2026-08-27T15:50:00Z">
                        <w:rPr/>
                      </w:rPrChange>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86DD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0" w:author="Clint Dale Kelly" w:date="2026-08-27T11:50:00Z" w16du:dateUtc="2026-08-27T15:50:00Z">
                        <w:rPr/>
                      </w:rPrChange>
                    </w:rPr>
                  </w:pPr>
                  <w:r>
                    <w:rPr>
                      <w:rFonts w:ascii="Times New Roman" w:eastAsia="Times New Roman" w:hAnsi="Times New Roman" w:cs="Times New Roman"/>
                      <w:color w:val="000000"/>
                      <w:sz w:val="20"/>
                      <w:szCs w:val="20"/>
                    </w:rPr>
                    <w:t>0.454 ± 0.406</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AE28A"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1" w:author="Clint Dale Kelly" w:date="2026-08-27T11:50:00Z" w16du:dateUtc="2026-08-27T15:50:00Z">
                        <w:rPr/>
                      </w:rPrChange>
                    </w:rPr>
                  </w:pPr>
                  <w:r>
                    <w:rPr>
                      <w:rFonts w:ascii="Times New Roman" w:eastAsia="Times New Roman" w:hAnsi="Times New Roman" w:cs="Times New Roman"/>
                      <w:color w:val="000000"/>
                      <w:sz w:val="20"/>
                      <w:szCs w:val="20"/>
                    </w:rPr>
                    <w:t>0.105</w:t>
                  </w:r>
                </w:p>
              </w:tc>
            </w:tr>
            <w:tr w:rsidR="002C0C50" w14:paraId="12C649F3"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139B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82" w:author="Clint Dale Kelly" w:date="2026-08-27T11:50:00Z" w16du:dateUtc="2026-08-27T15:50: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628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583" w:author="Clint Dale Kelly" w:date="2026-08-27T11:50:00Z" w16du:dateUtc="2026-08-27T15:50:00Z">
                        <w:rPr/>
                      </w:rPrChange>
                    </w:rPr>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4322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4" w:author="Clint Dale Kelly" w:date="2026-08-27T11:50:00Z" w16du:dateUtc="2026-08-27T15:50:00Z">
                        <w:rPr/>
                      </w:rPrChange>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50333"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5"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66C3"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6" w:author="Clint Dale Kelly" w:date="2026-08-27T11:50:00Z" w16du:dateUtc="2026-08-27T15:50:00Z">
                        <w:rPr/>
                      </w:rPrChange>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B194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7" w:author="Clint Dale Kelly" w:date="2026-08-27T11:50:00Z" w16du:dateUtc="2026-08-27T15:50:00Z">
                        <w:rPr/>
                      </w:rPrChange>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F1B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88"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B85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89" w:author="Clint Dale Kelly" w:date="2026-08-27T11:50:00Z" w16du:dateUtc="2026-08-27T15:50:00Z">
                        <w:rPr/>
                      </w:rPrChange>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3CAE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0"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B53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1" w:author="Clint Dale Kelly" w:date="2026-08-27T11:50:00Z" w16du:dateUtc="2026-08-27T15:50:00Z">
                        <w:rPr/>
                      </w:rPrChange>
                    </w:rPr>
                  </w:pPr>
                  <w:r>
                    <w:rPr>
                      <w:rFonts w:ascii="Times New Roman" w:eastAsia="Times New Roman" w:hAnsi="Times New Roman" w:cs="Times New Roman"/>
                      <w:color w:val="000000"/>
                      <w:sz w:val="20"/>
                      <w:szCs w:val="20"/>
                    </w:rPr>
                    <w:t>-0.228 ± 0.483</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11E5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2" w:author="Clint Dale Kelly" w:date="2026-08-27T11:50:00Z" w16du:dateUtc="2026-08-27T15:50:00Z">
                        <w:rPr/>
                      </w:rPrChange>
                    </w:rPr>
                  </w:pPr>
                  <w:r>
                    <w:rPr>
                      <w:rFonts w:ascii="Times New Roman" w:eastAsia="Times New Roman" w:hAnsi="Times New Roman" w:cs="Times New Roman"/>
                      <w:color w:val="000000"/>
                      <w:sz w:val="20"/>
                      <w:szCs w:val="20"/>
                    </w:rPr>
                    <w:t>0.414</w:t>
                  </w:r>
                </w:p>
              </w:tc>
            </w:tr>
            <w:tr w:rsidR="002C0C50" w14:paraId="6A21071A"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FAE4A"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93" w:author="Clint Dale Kelly" w:date="2026-08-27T11:50:00Z" w16du:dateUtc="2026-08-27T15:50: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E43DE" w14:textId="77777777" w:rsidR="002C0C50" w:rsidRDefault="002C0C5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594"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E869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5" w:author="Clint Dale Kelly" w:date="2026-08-27T11:50:00Z" w16du:dateUtc="2026-08-27T15:50:00Z">
                        <w:rPr/>
                      </w:rPrChange>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D709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6"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5641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7" w:author="Clint Dale Kelly" w:date="2026-08-27T11:50:00Z" w16du:dateUtc="2026-08-27T15:50:00Z">
                        <w:rPr/>
                      </w:rPrChange>
                    </w:rPr>
                  </w:pP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D9D4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598" w:author="Clint Dale Kelly" w:date="2026-08-27T11:50:00Z" w16du:dateUtc="2026-08-27T15:50:00Z">
                        <w:rPr/>
                      </w:rPrChange>
                    </w:rPr>
                  </w:pP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754E1"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599"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01C66"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0" w:author="Clint Dale Kelly" w:date="2026-08-27T11:50:00Z" w16du:dateUtc="2026-08-27T15:50:00Z">
                        <w:rPr/>
                      </w:rPrChange>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E34AC"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1"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7662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2" w:author="Clint Dale Kelly" w:date="2026-08-27T11:50:00Z" w16du:dateUtc="2026-08-27T15:50:00Z">
                        <w:rPr/>
                      </w:rPrChange>
                    </w:rPr>
                  </w:pP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C9F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3" w:author="Clint Dale Kelly" w:date="2026-08-27T11:50:00Z" w16du:dateUtc="2026-08-27T15:50:00Z">
                        <w:rPr/>
                      </w:rPrChange>
                    </w:rPr>
                  </w:pPr>
                </w:p>
              </w:tc>
            </w:tr>
            <w:tr w:rsidR="002C0C50" w14:paraId="6001B1C1" w14:textId="77777777">
              <w:trPr>
                <w:jc w:val="center"/>
              </w:trPr>
              <w:tc>
                <w:tcPr>
                  <w:tcW w:w="13409" w:type="dxa"/>
                  <w:gridSpan w:val="11"/>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A678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b/>
                      <w:color w:val="000000"/>
                      <w:sz w:val="20"/>
                      <w:rPrChange w:id="604" w:author="Clint Dale Kelly" w:date="2026-08-27T11:50:00Z" w16du:dateUtc="2026-08-27T15:50:00Z">
                        <w:rPr/>
                      </w:rPrChange>
                    </w:rPr>
                  </w:pPr>
                  <w:r>
                    <w:rPr>
                      <w:rFonts w:ascii="Times New Roman" w:eastAsia="Times New Roman" w:hAnsi="Times New Roman" w:cs="Times New Roman"/>
                      <w:b/>
                      <w:color w:val="000000"/>
                      <w:sz w:val="20"/>
                      <w:szCs w:val="20"/>
                    </w:rPr>
                    <w:t>(b) Males</w:t>
                  </w:r>
                </w:p>
              </w:tc>
            </w:tr>
            <w:tr w:rsidR="002C0C50" w14:paraId="2A6E6316"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D168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05" w:author="Clint Dale Kelly" w:date="2026-08-27T11:50:00Z" w16du:dateUtc="2026-08-27T15:50: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6E61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606" w:author="Clint Dale Kelly" w:date="2026-08-27T11:50:00Z" w16du:dateUtc="2026-08-27T15:50:00Z">
                        <w:rPr/>
                      </w:rPrChange>
                    </w:rPr>
                  </w:pPr>
                  <w:r>
                    <w:rPr>
                      <w:rFonts w:ascii="Times New Roman" w:eastAsia="Times New Roman" w:hAnsi="Times New Roman" w:cs="Times New Roman"/>
                      <w:color w:val="000000"/>
                      <w:sz w:val="20"/>
                      <w:szCs w:val="20"/>
                    </w:rPr>
                    <w:t>body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66D34"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7" w:author="Clint Dale Kelly" w:date="2026-08-27T11:50:00Z" w16du:dateUtc="2026-08-27T15:50:00Z">
                        <w:rPr/>
                      </w:rPrChange>
                    </w:rPr>
                  </w:pPr>
                  <w:r>
                    <w:rPr>
                      <w:rFonts w:ascii="Times New Roman" w:eastAsia="Times New Roman" w:hAnsi="Times New Roman" w:cs="Times New Roman"/>
                      <w:color w:val="000000"/>
                      <w:sz w:val="20"/>
                      <w:szCs w:val="20"/>
                    </w:rPr>
                    <w:t>0.210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8441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8" w:author="Clint Dale Kelly" w:date="2026-08-27T11:50:00Z" w16du:dateUtc="2026-08-27T15:50:00Z">
                        <w:rPr/>
                      </w:rPrChange>
                    </w:rPr>
                  </w:pPr>
                  <w:r>
                    <w:rPr>
                      <w:rFonts w:ascii="Times New Roman" w:eastAsia="Times New Roman" w:hAnsi="Times New Roman" w:cs="Times New Roman"/>
                      <w:color w:val="000000"/>
                      <w:sz w:val="20"/>
                      <w:szCs w:val="20"/>
                    </w:rPr>
                    <w:t>0.205</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9559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09" w:author="Clint Dale Kelly" w:date="2026-08-27T11:50:00Z" w16du:dateUtc="2026-08-27T15:50:00Z">
                        <w:rPr/>
                      </w:rPrChange>
                    </w:rPr>
                  </w:pPr>
                  <w:r>
                    <w:rPr>
                      <w:rFonts w:ascii="Times New Roman" w:eastAsia="Times New Roman" w:hAnsi="Times New Roman" w:cs="Times New Roman"/>
                      <w:color w:val="000000"/>
                      <w:sz w:val="20"/>
                      <w:szCs w:val="20"/>
                    </w:rPr>
                    <w:t>-0.092 ± 0.199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3C6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10" w:author="Clint Dale Kelly" w:date="2026-08-27T11:50:00Z" w16du:dateUtc="2026-08-27T15:50:00Z">
                        <w:rPr/>
                      </w:rPrChange>
                    </w:rPr>
                  </w:pPr>
                  <w:r>
                    <w:rPr>
                      <w:rFonts w:ascii="Times New Roman" w:eastAsia="Times New Roman" w:hAnsi="Times New Roman" w:cs="Times New Roman"/>
                      <w:color w:val="000000"/>
                      <w:sz w:val="20"/>
                      <w:szCs w:val="20"/>
                    </w:rPr>
                    <w:t>0.620</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297E"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11"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73CD"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12" w:author="Clint Dale Kelly" w:date="2026-08-27T11:50:00Z" w16du:dateUtc="2026-08-27T15:50:00Z">
                        <w:rPr/>
                      </w:rPrChange>
                    </w:rPr>
                  </w:pPr>
                  <w:r>
                    <w:rPr>
                      <w:rFonts w:ascii="Times New Roman" w:eastAsia="Times New Roman" w:hAnsi="Times New Roman" w:cs="Times New Roman"/>
                      <w:b/>
                      <w:color w:val="000000"/>
                      <w:sz w:val="20"/>
                      <w:szCs w:val="20"/>
                    </w:rPr>
                    <w:t>0.968 ± 0.247</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860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13" w:author="Clint Dale Kelly" w:date="2026-08-27T11:50:00Z" w16du:dateUtc="2026-08-27T15:50:00Z">
                        <w:rPr/>
                      </w:rPrChange>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3687"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14" w:author="Clint Dale Kelly" w:date="2026-08-27T11:50:00Z" w16du:dateUtc="2026-08-27T15:50:00Z">
                        <w:rPr/>
                      </w:rPrChange>
                    </w:rPr>
                  </w:pPr>
                  <w:r>
                    <w:rPr>
                      <w:rFonts w:ascii="Times New Roman" w:eastAsia="Times New Roman" w:hAnsi="Times New Roman" w:cs="Times New Roman"/>
                      <w:b/>
                      <w:color w:val="000000"/>
                      <w:sz w:val="20"/>
                      <w:szCs w:val="20"/>
                    </w:rPr>
                    <w:t>0.601 ± 0.354</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AAD7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15" w:author="Clint Dale Kelly" w:date="2026-08-27T11:50:00Z" w16du:dateUtc="2026-08-27T15:50:00Z">
                        <w:rPr/>
                      </w:rPrChange>
                    </w:rPr>
                  </w:pPr>
                  <w:r>
                    <w:rPr>
                      <w:rFonts w:ascii="Times New Roman" w:eastAsia="Times New Roman" w:hAnsi="Times New Roman" w:cs="Times New Roman"/>
                      <w:b/>
                      <w:color w:val="000000"/>
                      <w:sz w:val="20"/>
                      <w:szCs w:val="20"/>
                    </w:rPr>
                    <w:t>&lt;0.001</w:t>
                  </w:r>
                </w:p>
              </w:tc>
            </w:tr>
            <w:tr w:rsidR="002C0C50" w14:paraId="796D2978" w14:textId="77777777">
              <w:trPr>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C123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16" w:author="Clint Dale Kelly" w:date="2026-08-27T11:50:00Z" w16du:dateUtc="2026-08-27T15:50:00Z">
                        <w:rPr/>
                      </w:rPrChange>
                    </w:rPr>
                  </w:pPr>
                </w:p>
              </w:tc>
              <w:tc>
                <w:tcPr>
                  <w:tcW w:w="29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BB6B"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617" w:author="Clint Dale Kelly" w:date="2026-08-27T11:50:00Z" w16du:dateUtc="2026-08-27T15:50:00Z">
                        <w:rPr/>
                      </w:rPrChange>
                    </w:rPr>
                  </w:pPr>
                  <w:r>
                    <w:rPr>
                      <w:rFonts w:ascii="Times New Roman" w:eastAsia="Times New Roman" w:hAnsi="Times New Roman" w:cs="Times New Roman"/>
                      <w:color w:val="000000"/>
                      <w:sz w:val="20"/>
                      <w:szCs w:val="20"/>
                    </w:rPr>
                    <w:t>hind leg length</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B4A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18" w:author="Clint Dale Kelly" w:date="2026-08-27T11:50:00Z" w16du:dateUtc="2026-08-27T15:50:00Z">
                        <w:rPr/>
                      </w:rPrChange>
                    </w:rPr>
                  </w:pPr>
                  <w:r>
                    <w:rPr>
                      <w:rFonts w:ascii="Times New Roman" w:eastAsia="Times New Roman" w:hAnsi="Times New Roman" w:cs="Times New Roman"/>
                      <w:color w:val="000000"/>
                      <w:sz w:val="20"/>
                      <w:szCs w:val="20"/>
                    </w:rPr>
                    <w:t>-0.175 ± 0.165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AB6F8"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19" w:author="Clint Dale Kelly" w:date="2026-08-27T11:50:00Z" w16du:dateUtc="2026-08-27T15:50:00Z">
                        <w:rPr/>
                      </w:rPrChange>
                    </w:rPr>
                  </w:pPr>
                  <w:r>
                    <w:rPr>
                      <w:rFonts w:ascii="Times New Roman" w:eastAsia="Times New Roman" w:hAnsi="Times New Roman" w:cs="Times New Roman"/>
                      <w:color w:val="000000"/>
                      <w:sz w:val="20"/>
                      <w:szCs w:val="20"/>
                    </w:rPr>
                    <w:t>0.289</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A20A9"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20" w:author="Clint Dale Kelly" w:date="2026-08-27T11:50:00Z" w16du:dateUtc="2026-08-27T15:50:00Z">
                        <w:rPr/>
                      </w:rPrChange>
                    </w:rPr>
                  </w:pPr>
                  <w:r>
                    <w:rPr>
                      <w:rFonts w:ascii="Times New Roman" w:eastAsia="Times New Roman" w:hAnsi="Times New Roman" w:cs="Times New Roman"/>
                      <w:color w:val="000000"/>
                      <w:sz w:val="20"/>
                      <w:szCs w:val="20"/>
                    </w:rPr>
                    <w:t>-0.121 ± 0.213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3C1B2"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21" w:author="Clint Dale Kelly" w:date="2026-08-27T11:50:00Z" w16du:dateUtc="2026-08-27T15:50:00Z">
                        <w:rPr/>
                      </w:rPrChange>
                    </w:rPr>
                  </w:pPr>
                  <w:r>
                    <w:rPr>
                      <w:rFonts w:ascii="Times New Roman" w:eastAsia="Times New Roman" w:hAnsi="Times New Roman" w:cs="Times New Roman"/>
                      <w:color w:val="000000"/>
                      <w:sz w:val="20"/>
                      <w:szCs w:val="20"/>
                    </w:rPr>
                    <w:t>0.553</w:t>
                  </w:r>
                </w:p>
              </w:tc>
              <w:tc>
                <w:tcPr>
                  <w:tcW w:w="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A9C64"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22" w:author="Clint Dale Kelly" w:date="2026-08-27T11:50:00Z" w16du:dateUtc="2026-08-27T15:50:00Z">
                        <w:rPr/>
                      </w:rPrChange>
                    </w:rPr>
                  </w:pP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49D3"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23" w:author="Clint Dale Kelly" w:date="2026-08-27T11:50:00Z" w16du:dateUtc="2026-08-27T15:50:00Z">
                        <w:rPr/>
                      </w:rPrChange>
                    </w:rPr>
                  </w:pPr>
                  <w:r>
                    <w:rPr>
                      <w:rFonts w:ascii="Times New Roman" w:eastAsia="Times New Roman" w:hAnsi="Times New Roman" w:cs="Times New Roman"/>
                      <w:b/>
                      <w:color w:val="000000"/>
                      <w:sz w:val="20"/>
                      <w:szCs w:val="20"/>
                    </w:rPr>
                    <w:t>-0.954 ± 0.251</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DE8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24" w:author="Clint Dale Kelly" w:date="2026-08-27T11:50:00Z" w16du:dateUtc="2026-08-27T15:50:00Z">
                        <w:rPr/>
                      </w:rPrChange>
                    </w:rPr>
                  </w:pPr>
                  <w:r>
                    <w:rPr>
                      <w:rFonts w:ascii="Times New Roman" w:eastAsia="Times New Roman" w:hAnsi="Times New Roman" w:cs="Times New Roman"/>
                      <w:b/>
                      <w:color w:val="000000"/>
                      <w:sz w:val="20"/>
                      <w:szCs w:val="20"/>
                    </w:rPr>
                    <w:t>&lt;0.001</w:t>
                  </w:r>
                </w:p>
              </w:tc>
              <w:tc>
                <w:tcPr>
                  <w:tcW w:w="15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07D5C"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25" w:author="Clint Dale Kelly" w:date="2026-08-27T11:50:00Z" w16du:dateUtc="2026-08-27T15:50:00Z">
                        <w:rPr/>
                      </w:rPrChange>
                    </w:rPr>
                  </w:pPr>
                  <w:r>
                    <w:rPr>
                      <w:rFonts w:ascii="Times New Roman" w:eastAsia="Times New Roman" w:hAnsi="Times New Roman" w:cs="Times New Roman"/>
                      <w:b/>
                      <w:color w:val="000000"/>
                      <w:sz w:val="20"/>
                      <w:szCs w:val="20"/>
                    </w:rPr>
                    <w:t>0.584 ± 0.360</w:t>
                  </w:r>
                </w:p>
              </w:tc>
              <w:tc>
                <w:tcPr>
                  <w:tcW w:w="9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60226"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26" w:author="Clint Dale Kelly" w:date="2026-08-27T11:50:00Z" w16du:dateUtc="2026-08-27T15:50:00Z">
                        <w:rPr/>
                      </w:rPrChange>
                    </w:rPr>
                  </w:pPr>
                  <w:r>
                    <w:rPr>
                      <w:rFonts w:ascii="Times New Roman" w:eastAsia="Times New Roman" w:hAnsi="Times New Roman" w:cs="Times New Roman"/>
                      <w:b/>
                      <w:color w:val="000000"/>
                      <w:sz w:val="20"/>
                      <w:szCs w:val="20"/>
                    </w:rPr>
                    <w:t>&lt;0.001</w:t>
                  </w:r>
                </w:p>
              </w:tc>
            </w:tr>
            <w:tr w:rsidR="002C0C50" w14:paraId="33ED19A9" w14:textId="77777777">
              <w:trPr>
                <w:jc w:val="center"/>
              </w:trPr>
              <w:tc>
                <w:tcPr>
                  <w:tcW w:w="41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BDCCD3D"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27" w:author="Clint Dale Kelly" w:date="2026-08-27T11:50:00Z" w16du:dateUtc="2026-08-27T15:50:00Z">
                        <w:rPr/>
                      </w:rPrChange>
                    </w:rPr>
                  </w:pPr>
                </w:p>
              </w:tc>
              <w:tc>
                <w:tcPr>
                  <w:tcW w:w="2906"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0BA858A" w14:textId="77777777" w:rsidR="002C0C50" w:rsidRDefault="00000000">
                  <w:pPr>
                    <w:pBdr>
                      <w:top w:val="none" w:sz="0" w:space="0" w:color="000000"/>
                      <w:left w:val="none" w:sz="0" w:space="0" w:color="000000"/>
                      <w:bottom w:val="none" w:sz="0" w:space="0" w:color="000000"/>
                      <w:right w:val="none" w:sz="0" w:space="0" w:color="000000"/>
                    </w:pBdr>
                    <w:spacing w:before="40" w:after="40"/>
                    <w:ind w:left="200" w:right="100"/>
                    <w:rPr>
                      <w:rFonts w:ascii="Times New Roman" w:hAnsi="Times New Roman"/>
                      <w:color w:val="000000"/>
                      <w:sz w:val="20"/>
                      <w:rPrChange w:id="628" w:author="Clint Dale Kelly" w:date="2026-08-27T11:50:00Z" w16du:dateUtc="2026-08-27T15:50:00Z">
                        <w:rPr/>
                      </w:rPrChange>
                    </w:rPr>
                  </w:pPr>
                  <w:r>
                    <w:rPr>
                      <w:rFonts w:ascii="Times New Roman" w:eastAsia="Times New Roman" w:hAnsi="Times New Roman" w:cs="Times New Roman"/>
                      <w:color w:val="000000"/>
                      <w:sz w:val="20"/>
                      <w:szCs w:val="20"/>
                    </w:rPr>
                    <w:t>body length × hind leg length</w:t>
                  </w: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EA1B3A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29" w:author="Clint Dale Kelly" w:date="2026-08-27T11:50:00Z" w16du:dateUtc="2026-08-27T15:50:00Z">
                        <w:rPr/>
                      </w:rPrChange>
                    </w:rP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C761A88"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30" w:author="Clint Dale Kelly" w:date="2026-08-27T11:50:00Z" w16du:dateUtc="2026-08-27T15:50:00Z">
                        <w:rPr/>
                      </w:rPrChange>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9E4BFD4"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31" w:author="Clint Dale Kelly" w:date="2026-08-27T11:50:00Z" w16du:dateUtc="2026-08-27T15:50:00Z">
                        <w:rPr/>
                      </w:rPrChange>
                    </w:rPr>
                  </w:pPr>
                </w:p>
              </w:tc>
              <w:tc>
                <w:tcPr>
                  <w:tcW w:w="861"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9FFB90"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32" w:author="Clint Dale Kelly" w:date="2026-08-27T11:50:00Z" w16du:dateUtc="2026-08-27T15:50:00Z">
                        <w:rPr/>
                      </w:rPrChange>
                    </w:rPr>
                  </w:pPr>
                </w:p>
              </w:tc>
              <w:tc>
                <w:tcPr>
                  <w:tcW w:w="72"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F828B1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rPr>
                      <w:rFonts w:ascii="Times New Roman" w:hAnsi="Times New Roman"/>
                      <w:color w:val="000000"/>
                      <w:sz w:val="20"/>
                      <w:rPrChange w:id="633" w:author="Clint Dale Kelly" w:date="2026-08-27T11:50:00Z" w16du:dateUtc="2026-08-27T15:50:00Z">
                        <w:rPr/>
                      </w:rPrChange>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E1EF202"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34" w:author="Clint Dale Kelly" w:date="2026-08-27T11:50:00Z" w16du:dateUtc="2026-08-27T15:50:00Z">
                        <w:rPr/>
                      </w:rPrChange>
                    </w:rPr>
                  </w:pP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4370BD9" w14:textId="77777777" w:rsidR="002C0C50" w:rsidRDefault="002C0C5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color w:val="000000"/>
                      <w:sz w:val="20"/>
                      <w:rPrChange w:id="635" w:author="Clint Dale Kelly" w:date="2026-08-27T11:50:00Z" w16du:dateUtc="2026-08-27T15:50:00Z">
                        <w:rPr/>
                      </w:rPrChange>
                    </w:rPr>
                  </w:pPr>
                </w:p>
              </w:tc>
              <w:tc>
                <w:tcPr>
                  <w:tcW w:w="1587"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ECE447E"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36" w:author="Clint Dale Kelly" w:date="2026-08-27T11:50:00Z" w16du:dateUtc="2026-08-27T15:50:00Z">
                        <w:rPr/>
                      </w:rPrChange>
                    </w:rPr>
                  </w:pPr>
                  <w:r>
                    <w:rPr>
                      <w:rFonts w:ascii="Times New Roman" w:eastAsia="Times New Roman" w:hAnsi="Times New Roman" w:cs="Times New Roman"/>
                      <w:b/>
                      <w:color w:val="000000"/>
                      <w:sz w:val="20"/>
                      <w:szCs w:val="20"/>
                    </w:rPr>
                    <w:t>-0.593 ± 0.335</w:t>
                  </w:r>
                </w:p>
              </w:tc>
              <w:tc>
                <w:tcPr>
                  <w:tcW w:w="975"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A268C9B" w14:textId="77777777" w:rsidR="002C0C50"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hAnsi="Times New Roman"/>
                      <w:b/>
                      <w:color w:val="000000"/>
                      <w:sz w:val="20"/>
                      <w:rPrChange w:id="637" w:author="Clint Dale Kelly" w:date="2026-08-27T11:50:00Z" w16du:dateUtc="2026-08-27T15:50:00Z">
                        <w:rPr/>
                      </w:rPrChange>
                    </w:rPr>
                  </w:pPr>
                  <w:r>
                    <w:rPr>
                      <w:rFonts w:ascii="Times New Roman" w:eastAsia="Times New Roman" w:hAnsi="Times New Roman" w:cs="Times New Roman"/>
                      <w:b/>
                      <w:color w:val="000000"/>
                      <w:sz w:val="20"/>
                      <w:szCs w:val="20"/>
                    </w:rPr>
                    <w:t>&lt;0.001</w:t>
                  </w:r>
                </w:p>
              </w:tc>
            </w:tr>
            <w:bookmarkEnd w:id="542"/>
          </w:tbl>
          <w:p w14:paraId="29FE2BE8" w14:textId="77777777" w:rsidR="00000000" w:rsidRDefault="00000000">
            <w:pPr>
              <w:spacing w:after="0"/>
            </w:pPr>
          </w:p>
        </w:tc>
      </w:tr>
    </w:tbl>
    <w:p w14:paraId="3E299691" w14:textId="77777777" w:rsidR="002C0C50" w:rsidRDefault="002C0C50">
      <w:pPr>
        <w:sectPr w:rsidR="002C0C50">
          <w:pgSz w:w="16838" w:h="11906" w:orient="landscape"/>
          <w:pgMar w:top="1440" w:right="1440" w:bottom="1440" w:left="1440" w:header="720" w:footer="720" w:gutter="0"/>
          <w:cols w:space="720"/>
        </w:sectPr>
      </w:pPr>
    </w:p>
    <w:tbl>
      <w:tblPr>
        <w:tblStyle w:val="Table"/>
        <w:tblW w:w="5000" w:type="pct"/>
        <w:tblLayout w:type="fixed"/>
        <w:tblLook w:val="0000" w:firstRow="0" w:lastRow="0" w:firstColumn="0" w:lastColumn="0" w:noHBand="0" w:noVBand="0"/>
        <w:tblPrChange w:id="638" w:author="Clint Dale Kelly" w:date="2026-08-27T11:50:00Z" w16du:dateUtc="2026-08-27T15:50:00Z">
          <w:tblPr>
            <w:tblStyle w:val="Table"/>
            <w:tblW w:w="5000" w:type="pct"/>
            <w:tblLayout w:type="fixed"/>
            <w:tblLook w:val="0000" w:firstRow="0" w:lastRow="0" w:firstColumn="0" w:lastColumn="0" w:noHBand="0" w:noVBand="0"/>
          </w:tblPr>
        </w:tblPrChange>
      </w:tblPr>
      <w:tblGrid>
        <w:gridCol w:w="9404"/>
        <w:tblGridChange w:id="639">
          <w:tblGrid>
            <w:gridCol w:w="9404"/>
          </w:tblGrid>
        </w:tblGridChange>
      </w:tblGrid>
      <w:tr w:rsidR="002C0C50" w14:paraId="7021746E" w14:textId="77777777">
        <w:tc>
          <w:tcPr>
            <w:tcW w:w="7920" w:type="dxa"/>
            <w:tcPrChange w:id="640" w:author="Clint Dale Kelly" w:date="2026-08-27T11:50:00Z" w16du:dateUtc="2026-08-27T15:50:00Z">
              <w:tcPr>
                <w:tcW w:w="9404" w:type="dxa"/>
              </w:tcPr>
            </w:tcPrChange>
          </w:tcPr>
          <w:p w14:paraId="5C820A59" w14:textId="041BB2CD" w:rsidR="002C0C50" w:rsidRDefault="00B03FC0">
            <w:pPr>
              <w:pStyle w:val="Compact"/>
              <w:jc w:val="center"/>
              <w:rPr>
                <w:rPrChange w:id="641" w:author="Clint Dale Kelly" w:date="2026-08-27T11:50:00Z" w16du:dateUtc="2026-08-27T15:50:00Z">
                  <w:rPr>
                    <w:b/>
                  </w:rPr>
                </w:rPrChange>
              </w:rPr>
              <w:pPrChange w:id="642" w:author="Clint Dale Kelly" w:date="2026-08-27T11:50:00Z" w16du:dateUtc="2026-08-27T15:50:00Z">
                <w:pPr>
                  <w:pStyle w:val="Compact"/>
                </w:pPr>
              </w:pPrChange>
            </w:pPr>
            <w:bookmarkStart w:id="643" w:name="fig-one"/>
            <w:del w:id="644" w:author="Clint Dale Kelly" w:date="2026-08-27T11:50:00Z" w16du:dateUtc="2026-08-27T15:50:00Z">
              <w:r w:rsidRPr="00B03FC0">
                <w:rPr>
                  <w:b/>
                  <w:bCs/>
                </w:rPr>
                <w:lastRenderedPageBreak/>
                <w:delText>Figure captions</w:delText>
              </w:r>
            </w:del>
          </w:p>
          <w:p w14:paraId="03D3D1BA" w14:textId="77777777" w:rsidR="002C0C50" w:rsidRDefault="00000000">
            <w:pPr>
              <w:pStyle w:val="ImageCaption"/>
              <w:spacing w:before="200"/>
            </w:pPr>
            <w:r>
              <w:t xml:space="preserve">Figure 1: Mating pair of </w:t>
            </w:r>
            <w:r>
              <w:rPr>
                <w:i/>
                <w:iCs/>
              </w:rPr>
              <w:t>Lyperobates</w:t>
            </w:r>
            <w:r>
              <w:t xml:space="preserve"> 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tc>
        <w:bookmarkEnd w:id="643"/>
      </w:tr>
      <w:tr w:rsidR="00B03FC0" w14:paraId="62B9E809" w14:textId="77777777" w:rsidTr="00B03FC0">
        <w:trPr>
          <w:del w:id="645" w:author="Clint Dale Kelly" w:date="2026-08-27T11:50:00Z" w16du:dateUtc="2026-08-27T15:50:00Z"/>
        </w:trPr>
        <w:tc>
          <w:tcPr>
            <w:tcW w:w="9404" w:type="dxa"/>
          </w:tcPr>
          <w:p w14:paraId="0FA8691B" w14:textId="77777777" w:rsidR="00B03FC0" w:rsidRDefault="00B03FC0" w:rsidP="00CB7475">
            <w:pPr>
              <w:pStyle w:val="Compact"/>
              <w:jc w:val="center"/>
              <w:rPr>
                <w:del w:id="646" w:author="Clint Dale Kelly" w:date="2026-08-27T11:50:00Z" w16du:dateUtc="2026-08-27T15:50:00Z"/>
              </w:rPr>
            </w:pPr>
            <w:del w:id="647" w:author="Clint Dale Kelly" w:date="2026-08-27T11:50:00Z" w16du:dateUtc="2026-08-27T15:50:00Z">
              <w:r>
                <w:delText xml:space="preserve"> </w:delText>
              </w:r>
            </w:del>
          </w:p>
          <w:p w14:paraId="4AD4D9F2" w14:textId="77777777" w:rsidR="00B03FC0" w:rsidRDefault="00B03FC0" w:rsidP="00CB7475">
            <w:pPr>
              <w:pStyle w:val="ImageCaption"/>
              <w:spacing w:before="200"/>
              <w:rPr>
                <w:del w:id="648" w:author="Clint Dale Kelly" w:date="2026-08-27T11:50:00Z" w16du:dateUtc="2026-08-27T15:50:00Z"/>
              </w:rPr>
            </w:pPr>
            <w:del w:id="649" w:author="Clint Dale Kelly" w:date="2026-08-27T11:50:00Z" w16du:dateUtc="2026-08-27T15:50:00Z">
              <w:r>
                <w:delText>Figure 2: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delText>
              </w:r>
            </w:del>
          </w:p>
        </w:tc>
      </w:tr>
      <w:tr w:rsidR="00B03FC0" w14:paraId="52E7F460" w14:textId="77777777" w:rsidTr="00B03FC0">
        <w:trPr>
          <w:del w:id="650" w:author="Clint Dale Kelly" w:date="2026-08-27T11:50:00Z" w16du:dateUtc="2026-08-27T15:50:00Z"/>
        </w:trPr>
        <w:tc>
          <w:tcPr>
            <w:tcW w:w="9404" w:type="dxa"/>
          </w:tcPr>
          <w:p w14:paraId="11079A48" w14:textId="77777777" w:rsidR="00B03FC0" w:rsidRDefault="00B03FC0" w:rsidP="00CB7475">
            <w:pPr>
              <w:pStyle w:val="Compact"/>
              <w:jc w:val="center"/>
              <w:rPr>
                <w:del w:id="651" w:author="Clint Dale Kelly" w:date="2026-08-27T11:50:00Z" w16du:dateUtc="2026-08-27T15:50:00Z"/>
              </w:rPr>
            </w:pPr>
            <w:del w:id="652" w:author="Clint Dale Kelly" w:date="2026-08-27T11:50:00Z" w16du:dateUtc="2026-08-27T15:50:00Z">
              <w:r>
                <w:delText xml:space="preserve"> </w:delText>
              </w:r>
            </w:del>
          </w:p>
          <w:p w14:paraId="6BB67D0B" w14:textId="77777777" w:rsidR="00B03FC0" w:rsidRDefault="00B03FC0" w:rsidP="00CB7475">
            <w:pPr>
              <w:pStyle w:val="ImageCaption"/>
              <w:spacing w:before="200"/>
              <w:rPr>
                <w:del w:id="653" w:author="Clint Dale Kelly" w:date="2026-08-27T11:50:00Z" w16du:dateUtc="2026-08-27T15:50:00Z"/>
              </w:rPr>
            </w:pPr>
            <w:del w:id="654" w:author="Clint Dale Kelly" w:date="2026-08-27T11:50:00Z" w16du:dateUtc="2026-08-27T15:50:00Z">
              <w:r>
                <w:delText>Figure 3: Associations between morphology and observed pairing status in males (a–b) and females (c–d). Panels show the predicted probability of being observed paired from binomial generalized additive models as a function of body length (a, c) and hind leg length (b, d), with the alternate trait held constant. Solid lines are model predictions and dashed lines are 95% intervals estimated by parametric bootstrapping. In both sexes, body length had a positive directional gradient and hind leg length had a negative directional gradient. Pairing status is a cross-sectional proxy and may reflect encounter, mounting, or pair duration rather than lifetime reproductive success.</w:delText>
              </w:r>
            </w:del>
          </w:p>
        </w:tc>
      </w:tr>
      <w:tr w:rsidR="00B03FC0" w14:paraId="7D2CA0E5" w14:textId="77777777" w:rsidTr="00B03FC0">
        <w:trPr>
          <w:del w:id="655" w:author="Clint Dale Kelly" w:date="2026-08-27T11:50:00Z" w16du:dateUtc="2026-08-27T15:50:00Z"/>
        </w:trPr>
        <w:tc>
          <w:tcPr>
            <w:tcW w:w="9404" w:type="dxa"/>
          </w:tcPr>
          <w:p w14:paraId="2796D793" w14:textId="77777777" w:rsidR="00B03FC0" w:rsidRDefault="00B03FC0" w:rsidP="00CB7475">
            <w:pPr>
              <w:pStyle w:val="Compact"/>
              <w:jc w:val="center"/>
              <w:rPr>
                <w:del w:id="656" w:author="Clint Dale Kelly" w:date="2026-08-27T11:50:00Z" w16du:dateUtc="2026-08-27T15:50:00Z"/>
              </w:rPr>
            </w:pPr>
            <w:del w:id="657" w:author="Clint Dale Kelly" w:date="2026-08-27T11:50:00Z" w16du:dateUtc="2026-08-27T15:50:00Z">
              <w:r>
                <w:delText xml:space="preserve"> </w:delText>
              </w:r>
            </w:del>
          </w:p>
          <w:p w14:paraId="60D8EDEE" w14:textId="77777777" w:rsidR="00B03FC0" w:rsidRDefault="00B03FC0" w:rsidP="00CB7475">
            <w:pPr>
              <w:pStyle w:val="ImageCaption"/>
              <w:spacing w:before="200"/>
              <w:rPr>
                <w:del w:id="658" w:author="Clint Dale Kelly" w:date="2026-08-27T11:50:00Z" w16du:dateUtc="2026-08-27T15:50:00Z"/>
              </w:rPr>
            </w:pPr>
            <w:del w:id="659" w:author="Clint Dale Kelly" w:date="2026-08-27T11:50:00Z" w16du:dateUtc="2026-08-27T15:50:00Z">
              <w:r>
                <w:delText>Figure 4: Predicted probability that a male was observed paired as a function of body length and leg length. Colours and labelled contours represent fitted probabilities from the generalized additive model. Points show observed males, and predictions are restricted to the convex hull of the observed combinations of body and leg length. Higher pairing probabilities were associated with greater body length relative to leg length.</w:delText>
              </w:r>
            </w:del>
          </w:p>
        </w:tc>
      </w:tr>
      <w:tr w:rsidR="00B03FC0" w14:paraId="03B67FD7" w14:textId="77777777" w:rsidTr="00B03FC0">
        <w:trPr>
          <w:del w:id="660" w:author="Clint Dale Kelly" w:date="2026-08-27T11:50:00Z" w16du:dateUtc="2026-08-27T15:50:00Z"/>
        </w:trPr>
        <w:tc>
          <w:tcPr>
            <w:tcW w:w="9404" w:type="dxa"/>
          </w:tcPr>
          <w:p w14:paraId="34255E70" w14:textId="77777777" w:rsidR="00B03FC0" w:rsidRDefault="00B03FC0" w:rsidP="00B03FC0">
            <w:pPr>
              <w:pStyle w:val="Compact"/>
              <w:rPr>
                <w:del w:id="661" w:author="Clint Dale Kelly" w:date="2026-08-27T11:50:00Z" w16du:dateUtc="2026-08-27T15:50:00Z"/>
              </w:rPr>
            </w:pPr>
          </w:p>
          <w:p w14:paraId="18A4C216" w14:textId="77777777" w:rsidR="00B03FC0" w:rsidRDefault="00B03FC0" w:rsidP="00CB7475">
            <w:pPr>
              <w:pStyle w:val="ImageCaption"/>
              <w:spacing w:before="200"/>
              <w:rPr>
                <w:del w:id="662" w:author="Clint Dale Kelly" w:date="2026-08-27T11:50:00Z" w16du:dateUtc="2026-08-27T15:50:00Z"/>
              </w:rPr>
            </w:pPr>
            <w:del w:id="663" w:author="Clint Dale Kelly" w:date="2026-08-27T11:50:00Z" w16du:dateUtc="2026-08-27T15:50:00Z">
              <w:r>
                <w:delText>Figure 5: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delText>
              </w:r>
            </w:del>
          </w:p>
        </w:tc>
      </w:tr>
    </w:tbl>
    <w:p w14:paraId="4E7C9214" w14:textId="77777777" w:rsidR="002C0C50" w:rsidRDefault="00000000">
      <w:pPr>
        <w:pStyle w:val="BodyText"/>
        <w:rPr>
          <w:ins w:id="664" w:author="Clint Dale Kelly" w:date="2026-08-27T11:50:00Z" w16du:dateUtc="2026-08-27T15:50:00Z"/>
        </w:rPr>
      </w:pPr>
      <w:ins w:id="665" w:author="Clint Dale Kelly" w:date="2026-08-27T11:50:00Z" w16du:dateUtc="2026-08-27T15:50:00Z">
        <w:r>
          <w:lastRenderedPageBreak/>
          <w:t xml:space="preserve"> </w:t>
        </w:r>
      </w:ins>
    </w:p>
    <w:tbl>
      <w:tblPr>
        <w:tblStyle w:val="Table"/>
        <w:tblW w:w="5000" w:type="pct"/>
        <w:tblLayout w:type="fixed"/>
        <w:tblLook w:val="0000" w:firstRow="0" w:lastRow="0" w:firstColumn="0" w:lastColumn="0" w:noHBand="0" w:noVBand="0"/>
      </w:tblPr>
      <w:tblGrid>
        <w:gridCol w:w="9404"/>
      </w:tblGrid>
      <w:tr w:rsidR="002C0C50" w14:paraId="3896B031" w14:textId="77777777">
        <w:trPr>
          <w:ins w:id="666" w:author="Clint Dale Kelly" w:date="2026-08-27T11:50:00Z" w16du:dateUtc="2026-08-27T15:50:00Z"/>
        </w:trPr>
        <w:tc>
          <w:tcPr>
            <w:tcW w:w="7920" w:type="dxa"/>
          </w:tcPr>
          <w:p w14:paraId="1BFCD552" w14:textId="0E7343C8" w:rsidR="002C0C50" w:rsidRDefault="002C0C50">
            <w:pPr>
              <w:pStyle w:val="Compact"/>
              <w:jc w:val="center"/>
              <w:rPr>
                <w:ins w:id="667" w:author="Clint Dale Kelly" w:date="2026-08-27T11:50:00Z" w16du:dateUtc="2026-08-27T15:50:00Z"/>
              </w:rPr>
            </w:pPr>
            <w:bookmarkStart w:id="668" w:name="fig-two"/>
          </w:p>
          <w:p w14:paraId="4D906C47" w14:textId="77777777" w:rsidR="002C0C50" w:rsidRDefault="00000000">
            <w:pPr>
              <w:pStyle w:val="ImageCaption"/>
              <w:spacing w:before="200"/>
              <w:rPr>
                <w:ins w:id="669" w:author="Clint Dale Kelly" w:date="2026-08-27T11:50:00Z" w16du:dateUtc="2026-08-27T15:50:00Z"/>
              </w:rPr>
            </w:pPr>
            <w:ins w:id="670" w:author="Clint Dale Kelly" w:date="2026-08-27T11:50:00Z" w16du:dateUtc="2026-08-27T15:50:00Z">
              <w:r>
                <w:t>Figure 2: Sexual dimorphism in body and hind leg length. Boxplots show total body length and total hind leg length (mm) for females (light grey) and males (dark grey), with points representing individuals. Horizontal lines are medians, boxes are interquartile ranges, and whiskers extend to 1.5× the interquartile range. Females were significantly larger than males for both traits, as assessed by the linear models reported in the Results.</w:t>
              </w:r>
            </w:ins>
          </w:p>
        </w:tc>
        <w:bookmarkEnd w:id="668"/>
      </w:tr>
    </w:tbl>
    <w:p w14:paraId="07F21DD2" w14:textId="77777777" w:rsidR="002C0C50" w:rsidRDefault="00000000">
      <w:pPr>
        <w:pStyle w:val="BodyText"/>
        <w:rPr>
          <w:ins w:id="671" w:author="Clint Dale Kelly" w:date="2026-08-27T11:50:00Z" w16du:dateUtc="2026-08-27T15:50:00Z"/>
        </w:rPr>
      </w:pPr>
      <w:ins w:id="672" w:author="Clint Dale Kelly" w:date="2026-08-27T11:50:00Z" w16du:dateUtc="2026-08-27T15:50:00Z">
        <w:r>
          <w:t xml:space="preserve"> </w:t>
        </w:r>
      </w:ins>
    </w:p>
    <w:tbl>
      <w:tblPr>
        <w:tblStyle w:val="Table"/>
        <w:tblW w:w="5000" w:type="pct"/>
        <w:tblLayout w:type="fixed"/>
        <w:tblLook w:val="0000" w:firstRow="0" w:lastRow="0" w:firstColumn="0" w:lastColumn="0" w:noHBand="0" w:noVBand="0"/>
      </w:tblPr>
      <w:tblGrid>
        <w:gridCol w:w="9404"/>
      </w:tblGrid>
      <w:tr w:rsidR="002C0C50" w14:paraId="6A280976" w14:textId="77777777">
        <w:trPr>
          <w:ins w:id="673" w:author="Clint Dale Kelly" w:date="2026-08-27T11:50:00Z" w16du:dateUtc="2026-08-27T15:50:00Z"/>
        </w:trPr>
        <w:tc>
          <w:tcPr>
            <w:tcW w:w="7920" w:type="dxa"/>
          </w:tcPr>
          <w:p w14:paraId="6E6EC8D8" w14:textId="14F1F64C" w:rsidR="002C0C50" w:rsidRDefault="002C0C50">
            <w:pPr>
              <w:pStyle w:val="Compact"/>
              <w:jc w:val="center"/>
              <w:rPr>
                <w:ins w:id="674" w:author="Clint Dale Kelly" w:date="2026-08-27T11:50:00Z" w16du:dateUtc="2026-08-27T15:50:00Z"/>
              </w:rPr>
            </w:pPr>
            <w:bookmarkStart w:id="675" w:name="fig-three"/>
          </w:p>
          <w:p w14:paraId="2B1BF238" w14:textId="77777777" w:rsidR="002C0C50" w:rsidRDefault="00000000">
            <w:pPr>
              <w:pStyle w:val="ImageCaption"/>
              <w:spacing w:before="200"/>
              <w:rPr>
                <w:ins w:id="676" w:author="Clint Dale Kelly" w:date="2026-08-27T11:50:00Z" w16du:dateUtc="2026-08-27T15:50:00Z"/>
              </w:rPr>
            </w:pPr>
            <w:ins w:id="677" w:author="Clint Dale Kelly" w:date="2026-08-27T11:50:00Z" w16du:dateUtc="2026-08-27T15:50:00Z">
              <w:r>
                <w:t>Figure 3: Relationship between female body length and egg load. Points represent individual females, and egg load is the number of eggs present in the reproductive tract at dissection. Body length is plotted on a log scale. The line shows the fitted mean from the negative-binomial generalized linear model, and the shaded region is the 95% confidence interval. Egg load increased with body length; this cross-sectional measure is not equivalent to lifetime realized fecundity.</w:t>
              </w:r>
            </w:ins>
          </w:p>
        </w:tc>
        <w:bookmarkEnd w:id="675"/>
      </w:tr>
    </w:tbl>
    <w:p w14:paraId="1CFFD9C6" w14:textId="77777777" w:rsidR="002C0C50" w:rsidRDefault="00000000">
      <w:pPr>
        <w:pStyle w:val="BodyText"/>
        <w:rPr>
          <w:ins w:id="678" w:author="Clint Dale Kelly" w:date="2026-08-27T11:50:00Z" w16du:dateUtc="2026-08-27T15:50:00Z"/>
        </w:rPr>
      </w:pPr>
      <w:ins w:id="679" w:author="Clint Dale Kelly" w:date="2026-08-27T11:50:00Z" w16du:dateUtc="2026-08-27T15:50:00Z">
        <w:r>
          <w:t xml:space="preserve"> </w:t>
        </w:r>
      </w:ins>
    </w:p>
    <w:tbl>
      <w:tblPr>
        <w:tblStyle w:val="Table"/>
        <w:tblW w:w="5000" w:type="pct"/>
        <w:tblLayout w:type="fixed"/>
        <w:tblLook w:val="0000" w:firstRow="0" w:lastRow="0" w:firstColumn="0" w:lastColumn="0" w:noHBand="0" w:noVBand="0"/>
      </w:tblPr>
      <w:tblGrid>
        <w:gridCol w:w="9404"/>
      </w:tblGrid>
      <w:tr w:rsidR="002C0C50" w14:paraId="5B0F18C8" w14:textId="77777777">
        <w:trPr>
          <w:ins w:id="680" w:author="Clint Dale Kelly" w:date="2026-08-27T11:50:00Z" w16du:dateUtc="2026-08-27T15:50:00Z"/>
        </w:trPr>
        <w:tc>
          <w:tcPr>
            <w:tcW w:w="7920" w:type="dxa"/>
          </w:tcPr>
          <w:p w14:paraId="1E52359B" w14:textId="5649A256" w:rsidR="002C0C50" w:rsidRDefault="002C0C50">
            <w:pPr>
              <w:pStyle w:val="Compact"/>
              <w:jc w:val="center"/>
              <w:rPr>
                <w:ins w:id="681" w:author="Clint Dale Kelly" w:date="2026-08-27T11:50:00Z" w16du:dateUtc="2026-08-27T15:50:00Z"/>
              </w:rPr>
            </w:pPr>
            <w:bookmarkStart w:id="682" w:name="fig-four"/>
          </w:p>
          <w:p w14:paraId="52DF4962" w14:textId="77777777" w:rsidR="002C0C50" w:rsidRDefault="00000000">
            <w:pPr>
              <w:pStyle w:val="ImageCaption"/>
              <w:spacing w:before="200"/>
              <w:rPr>
                <w:ins w:id="683" w:author="Clint Dale Kelly" w:date="2026-08-27T11:50:00Z" w16du:dateUtc="2026-08-27T15:50:00Z"/>
              </w:rPr>
            </w:pPr>
            <w:ins w:id="684" w:author="Clint Dale Kelly" w:date="2026-08-27T11:50:00Z" w16du:dateUtc="2026-08-27T15:50:00Z">
              <w:r>
                <w:t xml:space="preserve">Figure 4: Associations between morphology and observed pairing status in males (a–b) and females (c–d). Panels show the predicted probability of being observed paired from binomial generalized additive models as a function of body length (a, c) and hind leg length (b, d), averaged over the observed distribution of the alternate trait. Solid lines are model </w:t>
              </w:r>
              <w:proofErr w:type="gramStart"/>
              <w:r>
                <w:t>predictions</w:t>
              </w:r>
              <w:proofErr w:type="gramEnd"/>
              <w:r>
                <w:t xml:space="preserve"> and dashed lines are 95% intervals estimated by parametric bootstrapping. In both sexes, body length had a positive directional </w:t>
              </w:r>
              <w:proofErr w:type="gramStart"/>
              <w:r>
                <w:t>gradient</w:t>
              </w:r>
              <w:proofErr w:type="gramEnd"/>
              <w:r>
                <w:t xml:space="preserve"> and hind leg length had a negative directional gradient. Pairing status is a cross-sectional proxy and may reflect encounter, mounting, or pair duration rather than lifetime reproductive success.</w:t>
              </w:r>
            </w:ins>
          </w:p>
        </w:tc>
        <w:bookmarkEnd w:id="682"/>
      </w:tr>
    </w:tbl>
    <w:p w14:paraId="6D3684E0" w14:textId="77777777" w:rsidR="002C0C50" w:rsidRDefault="00000000">
      <w:pPr>
        <w:pStyle w:val="BodyText"/>
        <w:rPr>
          <w:ins w:id="685" w:author="Clint Dale Kelly" w:date="2026-08-27T11:50:00Z" w16du:dateUtc="2026-08-27T15:50:00Z"/>
        </w:rPr>
      </w:pPr>
      <w:ins w:id="686" w:author="Clint Dale Kelly" w:date="2026-08-27T11:50:00Z" w16du:dateUtc="2026-08-27T15:50:00Z">
        <w:r>
          <w:t xml:space="preserve"> </w:t>
        </w:r>
      </w:ins>
    </w:p>
    <w:tbl>
      <w:tblPr>
        <w:tblStyle w:val="Table"/>
        <w:tblW w:w="5000" w:type="pct"/>
        <w:tblLayout w:type="fixed"/>
        <w:tblLook w:val="0000" w:firstRow="0" w:lastRow="0" w:firstColumn="0" w:lastColumn="0" w:noHBand="0" w:noVBand="0"/>
      </w:tblPr>
      <w:tblGrid>
        <w:gridCol w:w="9404"/>
      </w:tblGrid>
      <w:tr w:rsidR="002C0C50" w14:paraId="37C588BF" w14:textId="77777777">
        <w:trPr>
          <w:ins w:id="687" w:author="Clint Dale Kelly" w:date="2026-08-27T11:50:00Z" w16du:dateUtc="2026-08-27T15:50:00Z"/>
        </w:trPr>
        <w:tc>
          <w:tcPr>
            <w:tcW w:w="7920" w:type="dxa"/>
          </w:tcPr>
          <w:p w14:paraId="5F946582" w14:textId="2558C79A" w:rsidR="002C0C50" w:rsidRDefault="002C0C50">
            <w:pPr>
              <w:pStyle w:val="Compact"/>
              <w:jc w:val="center"/>
              <w:rPr>
                <w:ins w:id="688" w:author="Clint Dale Kelly" w:date="2026-08-27T11:50:00Z" w16du:dateUtc="2026-08-27T15:50:00Z"/>
              </w:rPr>
            </w:pPr>
            <w:bookmarkStart w:id="689" w:name="fig-five"/>
          </w:p>
          <w:p w14:paraId="5B0707DD" w14:textId="77777777" w:rsidR="002C0C50" w:rsidRDefault="00000000">
            <w:pPr>
              <w:pStyle w:val="ImageCaption"/>
              <w:spacing w:before="200"/>
              <w:rPr>
                <w:ins w:id="690" w:author="Clint Dale Kelly" w:date="2026-08-27T11:50:00Z" w16du:dateUtc="2026-08-27T15:50:00Z"/>
              </w:rPr>
            </w:pPr>
            <w:ins w:id="691" w:author="Clint Dale Kelly" w:date="2026-08-27T11:50:00Z" w16du:dateUtc="2026-08-27T15:50:00Z">
              <w:r>
                <w:lastRenderedPageBreak/>
                <w:t xml:space="preserve">Figure 5: Predicted probability that a male was observed paired as a function of body length and leg length. </w:t>
              </w:r>
              <w:proofErr w:type="spellStart"/>
              <w:r>
                <w:t>Colours</w:t>
              </w:r>
              <w:proofErr w:type="spellEnd"/>
              <w:r>
                <w:t xml:space="preserve"> and labelled contours represent fitted probabilities from the generalized additive model. White circles show unpaired males and yellow triangles show paired males; predictions are restricted to the convex hull of the observed combinations of body and leg length. Higher pairing probabilities were associated with greater body length relative to leg length.</w:t>
              </w:r>
            </w:ins>
          </w:p>
        </w:tc>
        <w:bookmarkEnd w:id="689"/>
      </w:tr>
      <w:bookmarkEnd w:id="456"/>
    </w:tbl>
    <w:p w14:paraId="301BCA99" w14:textId="77777777" w:rsidR="00B3736F" w:rsidRDefault="00B3736F"/>
    <w:sectPr w:rsidR="00B3736F" w:rsidSect="00464596">
      <w:headerReference w:type="even" r:id="rId33"/>
      <w:headerReference w:type="default" r:id="rId34"/>
      <w:footerReference w:type="even" r:id="rId35"/>
      <w:footerReference w:type="default" r:id="rId3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C80261" w14:textId="77777777" w:rsidR="000C6BE6" w:rsidRDefault="000C6BE6">
      <w:pPr>
        <w:spacing w:after="0"/>
      </w:pPr>
      <w:r>
        <w:separator/>
      </w:r>
    </w:p>
  </w:endnote>
  <w:endnote w:type="continuationSeparator" w:id="0">
    <w:p w14:paraId="19B476E9" w14:textId="77777777" w:rsidR="000C6BE6" w:rsidRDefault="000C6B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8355823"/>
      <w:docPartObj>
        <w:docPartGallery w:val="Page Numbers (Bottom of Page)"/>
        <w:docPartUnique/>
      </w:docPartObj>
    </w:sdtPr>
    <w:sdtContent>
      <w:p w14:paraId="32A7F51B" w14:textId="7FE2642F" w:rsidR="00267CF3" w:rsidRDefault="00C161FC" w:rsidP="008822B9">
        <w:pPr>
          <w:pStyle w:val="Footer"/>
          <w:framePr w:wrap="none" w:vAnchor="text" w:hAnchor="margin" w:xAlign="right" w:y="1"/>
          <w:rPr>
            <w:rStyle w:val="PageNumber"/>
          </w:rPr>
        </w:pPr>
        <w:del w:id="540" w:author="Clint Dale Kelly" w:date="2026-08-27T11:50:00Z" w16du:dateUtc="2026-08-27T15:50:00Z">
          <w:r>
            <w:rPr>
              <w:rStyle w:val="PageNumber"/>
            </w:rPr>
            <w:fldChar w:fldCharType="begin"/>
          </w:r>
          <w:r>
            <w:rPr>
              <w:rStyle w:val="PageNumber"/>
            </w:rPr>
            <w:delInstrText xml:space="preserve"> PAGE </w:delInstrText>
          </w:r>
          <w:r>
            <w:rPr>
              <w:rStyle w:val="PageNumber"/>
            </w:rPr>
            <w:fldChar w:fldCharType="separate"/>
          </w:r>
          <w:r>
            <w:rPr>
              <w:rStyle w:val="PageNumber"/>
            </w:rPr>
            <w:fldChar w:fldCharType="end"/>
          </w:r>
        </w:del>
        <w:ins w:id="541" w:author="Clint Dale Kelly" w:date="2026-08-27T11:50:00Z" w16du:dateUtc="2026-08-27T15:50:00Z">
          <w:r w:rsidR="00267CF3">
            <w:rPr>
              <w:rStyle w:val="PageNumber"/>
            </w:rPr>
            <w:fldChar w:fldCharType="begin"/>
          </w:r>
          <w:r w:rsidR="00267CF3">
            <w:rPr>
              <w:rStyle w:val="PageNumber"/>
            </w:rPr>
            <w:instrText xml:space="preserve"> PAGE </w:instrText>
          </w:r>
          <w:r w:rsidR="00267CF3">
            <w:rPr>
              <w:rStyle w:val="PageNumber"/>
            </w:rPr>
            <w:fldChar w:fldCharType="separate"/>
          </w:r>
          <w:r w:rsidR="00267CF3">
            <w:rPr>
              <w:rStyle w:val="PageNumber"/>
            </w:rPr>
            <w:fldChar w:fldCharType="end"/>
          </w:r>
        </w:ins>
      </w:p>
    </w:sdtContent>
  </w:sdt>
  <w:p w14:paraId="7B6240A5" w14:textId="77777777" w:rsidR="00267CF3" w:rsidRDefault="00267CF3" w:rsidP="00267C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5857324"/>
      <w:docPartObj>
        <w:docPartGallery w:val="Page Numbers (Bottom of Page)"/>
        <w:docPartUnique/>
      </w:docPartObj>
    </w:sdtPr>
    <w:sdtContent>
      <w:p w14:paraId="7F272C4B" w14:textId="4A4C239C" w:rsidR="00267CF3" w:rsidRDefault="00267CF3" w:rsidP="008822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0FB9EC" w14:textId="77777777" w:rsidR="00267CF3" w:rsidRDefault="00267CF3" w:rsidP="00267CF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1A40E6A6"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DD1E69" w14:textId="77777777" w:rsidR="00CE76D0" w:rsidRDefault="00CE76D0" w:rsidP="00CE76D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76F55A02"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8AF989"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5B19F" w14:textId="77777777" w:rsidR="000C6BE6" w:rsidRDefault="000C6BE6">
      <w:pPr>
        <w:spacing w:after="0"/>
      </w:pPr>
      <w:r>
        <w:separator/>
      </w:r>
    </w:p>
  </w:footnote>
  <w:footnote w:type="continuationSeparator" w:id="0">
    <w:p w14:paraId="43AA551B" w14:textId="77777777" w:rsidR="000C6BE6" w:rsidRDefault="000C6B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0ACCD" w14:textId="77777777" w:rsidR="00B3736F" w:rsidRDefault="00B373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51688174" w14:textId="77777777" w:rsidR="00D100A8" w:rsidRDefault="00B03FC0" w:rsidP="00F25F6C">
        <w:pPr>
          <w:pStyle w:val="Header"/>
          <w:framePr w:wrap="none" w:vAnchor="text" w:hAnchor="margin" w:xAlign="right" w:y="1"/>
          <w:rPr>
            <w:rStyle w:val="PageNumber"/>
          </w:rPr>
        </w:pPr>
        <w:del w:id="692" w:author="Clint Dale Kelly" w:date="2026-08-27T11:50:00Z" w16du:dateUtc="2026-08-27T15:50: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24</w:delText>
          </w:r>
          <w:r>
            <w:rPr>
              <w:rStyle w:val="PageNumber"/>
            </w:rPr>
            <w:fldChar w:fldCharType="end"/>
          </w:r>
        </w:del>
        <w:ins w:id="693" w:author="Clint Dale Kelly" w:date="2026-08-27T11:50:00Z" w16du:dateUtc="2026-08-27T15:50:00Z">
          <w:r w:rsidR="00D100A8">
            <w:rPr>
              <w:rStyle w:val="PageNumber"/>
            </w:rPr>
            <w:fldChar w:fldCharType="begin"/>
          </w:r>
          <w:r w:rsidR="00D100A8">
            <w:rPr>
              <w:rStyle w:val="PageNumber"/>
            </w:rPr>
            <w:instrText xml:space="preserve"> PAGE </w:instrText>
          </w:r>
          <w:r w:rsidR="00D100A8">
            <w:rPr>
              <w:rStyle w:val="PageNumber"/>
            </w:rPr>
            <w:fldChar w:fldCharType="end"/>
          </w:r>
        </w:ins>
      </w:p>
    </w:sdtContent>
  </w:sdt>
  <w:p w14:paraId="313B13F6" w14:textId="77777777" w:rsidR="00D100A8" w:rsidRDefault="00D100A8" w:rsidP="00D100A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3C246" w14:textId="77777777" w:rsidR="00D100A8" w:rsidRDefault="00D100A8" w:rsidP="00F25F6C">
    <w:pPr>
      <w:pStyle w:val="Header"/>
      <w:framePr w:wrap="none" w:vAnchor="text" w:hAnchor="margin" w:xAlign="right" w:y="1"/>
      <w:rPr>
        <w:rStyle w:val="PageNumber"/>
      </w:rPr>
    </w:pPr>
  </w:p>
  <w:p w14:paraId="75C0D2EA"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0A27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53079980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lint Dale Kelly">
    <w15:presenceInfo w15:providerId="None" w15:userId="Clint Dale Kelly"/>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307DE"/>
    <w:rsid w:val="00041E69"/>
    <w:rsid w:val="0004242D"/>
    <w:rsid w:val="000C346C"/>
    <w:rsid w:val="000C6BE6"/>
    <w:rsid w:val="000E7DF5"/>
    <w:rsid w:val="00106939"/>
    <w:rsid w:val="001417A7"/>
    <w:rsid w:val="00153ABC"/>
    <w:rsid w:val="00193F49"/>
    <w:rsid w:val="001979AD"/>
    <w:rsid w:val="001D38FE"/>
    <w:rsid w:val="001E40BB"/>
    <w:rsid w:val="001F5DEF"/>
    <w:rsid w:val="00232669"/>
    <w:rsid w:val="00252E2E"/>
    <w:rsid w:val="00267CF3"/>
    <w:rsid w:val="00272D89"/>
    <w:rsid w:val="00273020"/>
    <w:rsid w:val="002926C5"/>
    <w:rsid w:val="002931DD"/>
    <w:rsid w:val="002A0D63"/>
    <w:rsid w:val="002C0C5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3834"/>
    <w:rsid w:val="0065421B"/>
    <w:rsid w:val="00671E18"/>
    <w:rsid w:val="006B4643"/>
    <w:rsid w:val="006B5CD4"/>
    <w:rsid w:val="006C5D88"/>
    <w:rsid w:val="006D02B1"/>
    <w:rsid w:val="00705468"/>
    <w:rsid w:val="0070789C"/>
    <w:rsid w:val="00732200"/>
    <w:rsid w:val="0074662F"/>
    <w:rsid w:val="00746FBE"/>
    <w:rsid w:val="007472BC"/>
    <w:rsid w:val="00753713"/>
    <w:rsid w:val="00772075"/>
    <w:rsid w:val="00783F9C"/>
    <w:rsid w:val="00784D58"/>
    <w:rsid w:val="00796EEA"/>
    <w:rsid w:val="0079719B"/>
    <w:rsid w:val="007C33CF"/>
    <w:rsid w:val="007C417D"/>
    <w:rsid w:val="007F08B9"/>
    <w:rsid w:val="007F19DC"/>
    <w:rsid w:val="007F5E62"/>
    <w:rsid w:val="00812558"/>
    <w:rsid w:val="00851699"/>
    <w:rsid w:val="00854BFF"/>
    <w:rsid w:val="00890CCF"/>
    <w:rsid w:val="008D3402"/>
    <w:rsid w:val="008D6863"/>
    <w:rsid w:val="008D69E1"/>
    <w:rsid w:val="008E79E4"/>
    <w:rsid w:val="0090509B"/>
    <w:rsid w:val="00921965"/>
    <w:rsid w:val="00923B2D"/>
    <w:rsid w:val="00930300"/>
    <w:rsid w:val="009516B1"/>
    <w:rsid w:val="009679C5"/>
    <w:rsid w:val="00975F65"/>
    <w:rsid w:val="009815B0"/>
    <w:rsid w:val="009A7662"/>
    <w:rsid w:val="009B197F"/>
    <w:rsid w:val="009B2616"/>
    <w:rsid w:val="009F1191"/>
    <w:rsid w:val="00A0102A"/>
    <w:rsid w:val="00A52F6C"/>
    <w:rsid w:val="00A5426C"/>
    <w:rsid w:val="00A7538C"/>
    <w:rsid w:val="00A77411"/>
    <w:rsid w:val="00AA05EA"/>
    <w:rsid w:val="00AC0509"/>
    <w:rsid w:val="00AD10C6"/>
    <w:rsid w:val="00B03FC0"/>
    <w:rsid w:val="00B04F97"/>
    <w:rsid w:val="00B122AB"/>
    <w:rsid w:val="00B16553"/>
    <w:rsid w:val="00B229FD"/>
    <w:rsid w:val="00B24381"/>
    <w:rsid w:val="00B367D0"/>
    <w:rsid w:val="00B3736F"/>
    <w:rsid w:val="00B42D7A"/>
    <w:rsid w:val="00B86B75"/>
    <w:rsid w:val="00BC19B9"/>
    <w:rsid w:val="00BC48D5"/>
    <w:rsid w:val="00BF10FD"/>
    <w:rsid w:val="00C04017"/>
    <w:rsid w:val="00C161FC"/>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EEA4"/>
  <w15:docId w15:val="{55AD58B8-4CF4-554F-A006-D2D34342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A77411"/>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A77411"/>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6/annurev.ecolsys.28.1.659" TargetMode="External"/><Relationship Id="rId18" Type="http://schemas.openxmlformats.org/officeDocument/2006/relationships/hyperlink" Target="https://doi.org/10.1093/beheco/araa054" TargetMode="External"/><Relationship Id="rId26" Type="http://schemas.openxmlformats.org/officeDocument/2006/relationships/hyperlink" Target="https://doi.org/10.2307/2409357" TargetMode="External"/><Relationship Id="rId39" Type="http://schemas.openxmlformats.org/officeDocument/2006/relationships/theme" Target="theme/theme1.xml"/><Relationship Id="rId21" Type="http://schemas.openxmlformats.org/officeDocument/2006/relationships/hyperlink" Target="https://doi.org/10.1016/j.anbehav.2024.04.005" TargetMode="External"/><Relationship Id="rId34" Type="http://schemas.openxmlformats.org/officeDocument/2006/relationships/header" Target="header3.xml"/><Relationship Id="rId7" Type="http://schemas.openxmlformats.org/officeDocument/2006/relationships/hyperlink" Target="https://doi.org/10.1111/j.1439-0310.2005.01147.x" TargetMode="External"/><Relationship Id="rId12" Type="http://schemas.openxmlformats.org/officeDocument/2006/relationships/hyperlink" Target="https://doi.org/10.1126/science.327542" TargetMode="External"/><Relationship Id="rId17" Type="http://schemas.openxmlformats.org/officeDocument/2006/relationships/hyperlink" Target="https://doi.org/10.1086/670160" TargetMode="External"/><Relationship Id="rId25" Type="http://schemas.openxmlformats.org/officeDocument/2006/relationships/hyperlink" Target="https://doi.org/10.1111/evo.12077" TargetMode="External"/><Relationship Id="rId33" Type="http://schemas.openxmlformats.org/officeDocument/2006/relationships/header" Target="header2.xm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2307/3544943" TargetMode="External"/><Relationship Id="rId20" Type="http://schemas.openxmlformats.org/officeDocument/2006/relationships/hyperlink" Target="https://doi.org/10.1093/beheco/arad017/49802299/arad017.pdf" TargetMode="External"/><Relationship Id="rId29" Type="http://schemas.openxmlformats.org/officeDocument/2006/relationships/hyperlink" Target="https://doi.org/10.1002/ece3.7176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7/12293-000" TargetMode="External"/><Relationship Id="rId24" Type="http://schemas.openxmlformats.org/officeDocument/2006/relationships/hyperlink" Target="https://doi.org/10.1007/s00265-015-2041-7" TargetMode="External"/><Relationship Id="rId32" Type="http://schemas.openxmlformats.org/officeDocument/2006/relationships/footer" Target="foot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bs.asb.2017.01.001" TargetMode="External"/><Relationship Id="rId23" Type="http://schemas.openxmlformats.org/officeDocument/2006/relationships/hyperlink" Target="https://doi.org/10.2307/2408842" TargetMode="External"/><Relationship Id="rId28" Type="http://schemas.openxmlformats.org/officeDocument/2006/relationships/hyperlink" Target="https://doi.org/10.1201/9781315370279" TargetMode="External"/><Relationship Id="rId36" Type="http://schemas.openxmlformats.org/officeDocument/2006/relationships/footer" Target="footer4.xml"/><Relationship Id="rId10" Type="http://schemas.openxmlformats.org/officeDocument/2006/relationships/hyperlink" Target="https://doi.org/10.1016/S0003-3472(89)80138-1" TargetMode="External"/><Relationship Id="rId19" Type="http://schemas.openxmlformats.org/officeDocument/2006/relationships/hyperlink" Target="https://doi.org/10.1086/589894"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3897/zookeys.707.12649" TargetMode="External"/><Relationship Id="rId14" Type="http://schemas.openxmlformats.org/officeDocument/2006/relationships/hyperlink" Target="https://doi.org/10.1098/rspb.2023.0889" TargetMode="External"/><Relationship Id="rId22" Type="http://schemas.openxmlformats.org/officeDocument/2006/relationships/hyperlink" Target="https://doi.org/10.1111/j.0014-3820.2004.tb01740.x" TargetMode="External"/><Relationship Id="rId27" Type="http://schemas.openxmlformats.org/officeDocument/2006/relationships/hyperlink" Target="https://doi.org/10.1038/nmeth.2019"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doi.org/10.1016/S0169-5347(00)89117-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31</Pages>
  <Words>8300</Words>
  <Characters>47310</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55500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and multivariate phenotypic selection in a flightless weevil</dc:title>
  <dc:creator>Clint D. Kelly1,✉</dc:creator>
  <cp:keywords/>
  <cp:lastModifiedBy>Clint Dale Kelly</cp:lastModifiedBy>
  <cp:revision>1</cp:revision>
  <dcterms:created xsi:type="dcterms:W3CDTF">2026-08-27T15:36:00Z</dcterms:created>
  <dcterms:modified xsi:type="dcterms:W3CDTF">2026-08-27T15:51:00Z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animal-behaviour.csl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